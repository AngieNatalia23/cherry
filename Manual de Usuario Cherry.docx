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92717" w14:textId="77777777" w:rsidR="00AF19D1" w:rsidRDefault="00AF19D1">
      <w:pPr>
        <w:pStyle w:val="Ttulo1"/>
      </w:pPr>
    </w:p>
    <w:p w14:paraId="5A3D71F3" w14:textId="77777777" w:rsidR="00AF19D1" w:rsidRDefault="00AF19D1">
      <w:pPr>
        <w:pStyle w:val="Ttulo1"/>
      </w:pPr>
    </w:p>
    <w:p w14:paraId="79443323" w14:textId="332695F6" w:rsidR="00AF19D1" w:rsidRDefault="00AF19D1" w:rsidP="00AF19D1">
      <w:pPr>
        <w:pStyle w:val="Ttulo1"/>
      </w:pPr>
    </w:p>
    <w:p w14:paraId="486ABDC0" w14:textId="1DD05AD3" w:rsidR="00AF19D1" w:rsidRDefault="004E4A56" w:rsidP="00AF19D1">
      <w:pPr>
        <w:pStyle w:val="Ttulo1"/>
      </w:pPr>
      <w:bookmarkStart w:id="0" w:name="_Toc240380925"/>
      <w:bookmarkStart w:id="1" w:name="_Toc241752693"/>
      <w:r>
        <w:rPr>
          <w:noProof/>
        </w:rPr>
        <w:drawing>
          <wp:anchor distT="0" distB="0" distL="114300" distR="114300" simplePos="0" relativeHeight="251658240" behindDoc="0" locked="0" layoutInCell="1" allowOverlap="1" wp14:anchorId="79AE0D7C" wp14:editId="59717EAA">
            <wp:simplePos x="0" y="0"/>
            <wp:positionH relativeFrom="column">
              <wp:posOffset>5069584</wp:posOffset>
            </wp:positionH>
            <wp:positionV relativeFrom="paragraph">
              <wp:posOffset>359514</wp:posOffset>
            </wp:positionV>
            <wp:extent cx="1383030" cy="777875"/>
            <wp:effectExtent l="95250" t="76200" r="64770" b="76517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err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77787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</w:p>
    <w:tbl>
      <w:tblPr>
        <w:tblStyle w:val="1"/>
        <w:tblpPr w:leftFromText="141" w:rightFromText="141" w:vertAnchor="text" w:horzAnchor="margin" w:tblpY="101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4E4A56" w14:paraId="2BE78E20" w14:textId="77777777" w:rsidTr="004E4A56">
        <w:tc>
          <w:tcPr>
            <w:tcW w:w="2808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7A397" w14:textId="77777777" w:rsidR="004E4A56" w:rsidRDefault="004E4A56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Proyecto:</w:t>
            </w:r>
          </w:p>
        </w:tc>
        <w:tc>
          <w:tcPr>
            <w:tcW w:w="6552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B9D89" w14:textId="77777777" w:rsidR="004E4A56" w:rsidRDefault="004E4A56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Cherry - Tienda de Moda</w:t>
            </w:r>
          </w:p>
        </w:tc>
      </w:tr>
      <w:tr w:rsidR="004E4A56" w14:paraId="35231AA6" w14:textId="77777777" w:rsidTr="004E4A56">
        <w:tc>
          <w:tcPr>
            <w:tcW w:w="280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4371E" w14:textId="77777777" w:rsidR="004E4A56" w:rsidRDefault="004E4A56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bookmarkStart w:id="2" w:name="_GoBack" w:colFirst="1" w:colLast="1"/>
            <w:r>
              <w:rPr>
                <w:b/>
                <w:bCs/>
              </w:rPr>
              <w:t>Versión del Documento:</w:t>
            </w:r>
          </w:p>
        </w:tc>
        <w:tc>
          <w:tcPr>
            <w:tcW w:w="655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35D67" w14:textId="69AD10B3" w:rsidR="004E4A56" w:rsidRDefault="00464F4B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ins w:id="3" w:author="ESTUDIANTE" w:date="2026-10-01T13:11:00Z">
              <w:r>
                <w:t>2</w:t>
              </w:r>
            </w:ins>
            <w:del w:id="4" w:author="ESTUDIANTE" w:date="2026-10-01T13:11:00Z">
              <w:r w:rsidR="004E4A56" w:rsidDel="00EC58AE">
                <w:delText>1.0</w:delText>
              </w:r>
            </w:del>
          </w:p>
        </w:tc>
      </w:tr>
      <w:bookmarkEnd w:id="2"/>
      <w:tr w:rsidR="004E4A56" w14:paraId="4A2FA77D" w14:textId="77777777" w:rsidTr="004E4A56">
        <w:tc>
          <w:tcPr>
            <w:tcW w:w="2808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C2313E" w14:textId="77777777" w:rsidR="004E4A56" w:rsidRDefault="004E4A56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6552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7D052" w14:textId="77777777" w:rsidR="004E4A56" w:rsidRDefault="004E4A56" w:rsidP="004E4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Aprobado </w:t>
            </w:r>
          </w:p>
        </w:tc>
      </w:tr>
    </w:tbl>
    <w:p w14:paraId="220740EE" w14:textId="450E553A" w:rsidR="00AF19D1" w:rsidRDefault="00AF19D1" w:rsidP="00EE6E12">
      <w:pPr>
        <w:pStyle w:val="Ttulo1"/>
      </w:pPr>
      <w:r>
        <w:t xml:space="preserve"> </w:t>
      </w:r>
      <w:bookmarkStart w:id="5" w:name="_Toc240380926"/>
      <w:bookmarkStart w:id="6" w:name="_Toc241752694"/>
      <w:r w:rsidR="00762C46">
        <w:t>MANUAL DE USUARIO</w:t>
      </w:r>
      <w:r>
        <w:t xml:space="preserve"> CHERRY</w:t>
      </w:r>
      <w:bookmarkEnd w:id="5"/>
      <w:bookmarkEnd w:id="6"/>
    </w:p>
    <w:p w14:paraId="0B52AC7A" w14:textId="77777777" w:rsidR="00AF19D1" w:rsidRDefault="00AF19D1" w:rsidP="00AF19D1"/>
    <w:p w14:paraId="7DAF78C4" w14:textId="2E7670FF" w:rsidR="00AF19D1" w:rsidRDefault="00AF19D1" w:rsidP="00AF19D1"/>
    <w:p w14:paraId="10D9C4E6" w14:textId="0D63725E" w:rsidR="004E4A56" w:rsidRDefault="004E4A56" w:rsidP="00AF19D1"/>
    <w:p w14:paraId="3B272636" w14:textId="67F1C9F2" w:rsidR="004E4A56" w:rsidRDefault="004E4A56" w:rsidP="00AF19D1"/>
    <w:p w14:paraId="41DD2B12" w14:textId="5CCA296E" w:rsidR="004E4A56" w:rsidRDefault="004E4A56" w:rsidP="00AF19D1"/>
    <w:p w14:paraId="52A43D46" w14:textId="01CF77E2" w:rsidR="004E4A56" w:rsidRDefault="004E4A56" w:rsidP="00AF19D1"/>
    <w:p w14:paraId="0F36B73A" w14:textId="411FE04C" w:rsidR="004E4A56" w:rsidRDefault="004E4A56" w:rsidP="00AF19D1"/>
    <w:p w14:paraId="7EECA53D" w14:textId="6A53D61B" w:rsidR="004E4A56" w:rsidRDefault="004E4A56" w:rsidP="00AF19D1"/>
    <w:p w14:paraId="2D49BE8C" w14:textId="011FDA8D" w:rsidR="005D2D3B" w:rsidRDefault="005D2D3B" w:rsidP="00AF19D1"/>
    <w:p w14:paraId="3E1016F5" w14:textId="0A4D96A4" w:rsidR="005D2D3B" w:rsidRDefault="005D2D3B" w:rsidP="00AF19D1"/>
    <w:p w14:paraId="5D98C427" w14:textId="48A9FD4F" w:rsidR="005D2D3B" w:rsidRDefault="005D2D3B" w:rsidP="00AF19D1"/>
    <w:p w14:paraId="3C67A42E" w14:textId="6F124270" w:rsidR="005D2D3B" w:rsidRDefault="005D2D3B" w:rsidP="00AF19D1"/>
    <w:p w14:paraId="2A8BB8B4" w14:textId="4D39882A" w:rsidR="005D2D3B" w:rsidRDefault="005D2D3B" w:rsidP="00AF19D1"/>
    <w:p w14:paraId="332984A2" w14:textId="5AD1F85E" w:rsidR="005D2D3B" w:rsidRDefault="005D2D3B" w:rsidP="00AF19D1"/>
    <w:p w14:paraId="44320CDC" w14:textId="4F241E2D" w:rsidR="005D2D3B" w:rsidRDefault="005D2D3B" w:rsidP="00AF19D1"/>
    <w:p w14:paraId="37A67E6A" w14:textId="094C68BA" w:rsidR="005D2D3B" w:rsidRDefault="005D2D3B" w:rsidP="00AF19D1"/>
    <w:p w14:paraId="535A4E3C" w14:textId="4A782325" w:rsidR="005D2D3B" w:rsidRDefault="005D2D3B" w:rsidP="00AF19D1"/>
    <w:p w14:paraId="7DE929FD" w14:textId="74FCD029" w:rsidR="005D2D3B" w:rsidRDefault="005D2D3B" w:rsidP="00AF19D1"/>
    <w:p w14:paraId="21CA9B79" w14:textId="74BB3E0E" w:rsidR="005D2D3B" w:rsidRDefault="005D2D3B" w:rsidP="00AF19D1"/>
    <w:p w14:paraId="4E489BC4" w14:textId="51E858E0" w:rsidR="005D2D3B" w:rsidRDefault="005D2D3B" w:rsidP="00AF19D1"/>
    <w:p w14:paraId="59A67C2A" w14:textId="62F63B96" w:rsidR="00EE6E12" w:rsidRDefault="00EE6E12" w:rsidP="00AF19D1"/>
    <w:p w14:paraId="1B58CBA7" w14:textId="77777777" w:rsidR="00EE6E12" w:rsidRDefault="00EE6E12" w:rsidP="00AF19D1"/>
    <w:p w14:paraId="4FB8FD19" w14:textId="77777777" w:rsidR="00AF19D1" w:rsidRDefault="00AF19D1" w:rsidP="00AF19D1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36422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0B424" w14:textId="7E757AA8" w:rsidR="00EB0878" w:rsidRPr="00EB0878" w:rsidRDefault="00EB0878">
          <w:pPr>
            <w:pStyle w:val="TtuloTDC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EB0878">
            <w:rPr>
              <w:rFonts w:ascii="Arial" w:hAnsi="Arial" w:cs="Arial"/>
              <w:color w:val="000000" w:themeColor="text1"/>
              <w:sz w:val="22"/>
              <w:szCs w:val="22"/>
              <w:lang w:val="es-ES"/>
            </w:rPr>
            <w:t>Contenido</w:t>
          </w:r>
        </w:p>
        <w:p w14:paraId="52D8324D" w14:textId="77777777" w:rsidR="00EC58AE" w:rsidRDefault="00EB0878">
          <w:pPr>
            <w:pStyle w:val="TDC1"/>
            <w:tabs>
              <w:tab w:val="right" w:leader="dot" w:pos="9350"/>
            </w:tabs>
            <w:rPr>
              <w:ins w:id="7" w:author="ESTUDIANTE" w:date="2026-10-01T13:11:00Z"/>
              <w:rFonts w:asciiTheme="minorHAnsi" w:eastAsiaTheme="minorEastAsia" w:hAnsiTheme="minorHAnsi" w:cstheme="minorBidi"/>
            </w:rPr>
          </w:pPr>
          <w:r w:rsidRPr="00EB0878">
            <w:fldChar w:fldCharType="begin"/>
          </w:r>
          <w:r w:rsidRPr="00EB0878">
            <w:instrText xml:space="preserve"> TOC \o "1-3" \h \z \u </w:instrText>
          </w:r>
          <w:r w:rsidRPr="00EB0878">
            <w:fldChar w:fldCharType="separate"/>
          </w:r>
          <w:ins w:id="8" w:author="ESTUDIANTE" w:date="2026-10-01T13:11:00Z">
            <w:r w:rsidR="00EC58AE" w:rsidRPr="006C497E">
              <w:rPr>
                <w:rStyle w:val="Hipervnculo"/>
              </w:rPr>
              <w:fldChar w:fldCharType="begin"/>
            </w:r>
            <w:r w:rsidR="00EC58AE" w:rsidRPr="006C497E">
              <w:rPr>
                <w:rStyle w:val="Hipervnculo"/>
              </w:rPr>
              <w:instrText xml:space="preserve"> </w:instrText>
            </w:r>
            <w:r w:rsidR="00EC58AE">
              <w:instrText>HYPERLINK \l "_Toc241752693"</w:instrText>
            </w:r>
            <w:r w:rsidR="00EC58AE" w:rsidRPr="006C497E">
              <w:rPr>
                <w:rStyle w:val="Hipervnculo"/>
              </w:rPr>
              <w:instrText xml:space="preserve"> </w:instrText>
            </w:r>
            <w:r w:rsidR="00EC58AE" w:rsidRPr="006C497E">
              <w:rPr>
                <w:rStyle w:val="Hipervnculo"/>
              </w:rPr>
            </w:r>
            <w:r w:rsidR="00EC58AE" w:rsidRPr="006C497E">
              <w:rPr>
                <w:rStyle w:val="Hipervnculo"/>
              </w:rPr>
              <w:fldChar w:fldCharType="separate"/>
            </w:r>
            <w:r w:rsidR="00EC58AE">
              <w:rPr>
                <w:webHidden/>
              </w:rPr>
              <w:tab/>
            </w:r>
            <w:r w:rsidR="00EC58AE">
              <w:rPr>
                <w:webHidden/>
              </w:rPr>
              <w:fldChar w:fldCharType="begin"/>
            </w:r>
            <w:r w:rsidR="00EC58AE">
              <w:rPr>
                <w:webHidden/>
              </w:rPr>
              <w:instrText xml:space="preserve"> PAGEREF _Toc241752693 \h </w:instrText>
            </w:r>
            <w:r w:rsidR="00EC58AE">
              <w:rPr>
                <w:webHidden/>
              </w:rPr>
              <w:fldChar w:fldCharType="end"/>
            </w:r>
            <w:r w:rsidR="00EC58AE" w:rsidRPr="006C497E">
              <w:rPr>
                <w:rStyle w:val="Hipervnculo"/>
              </w:rPr>
              <w:fldChar w:fldCharType="end"/>
            </w:r>
          </w:ins>
        </w:p>
        <w:p w14:paraId="4B0E8C17" w14:textId="77777777" w:rsidR="00EC58AE" w:rsidRDefault="00EC58AE">
          <w:pPr>
            <w:pStyle w:val="TDC1"/>
            <w:tabs>
              <w:tab w:val="right" w:leader="dot" w:pos="9350"/>
            </w:tabs>
            <w:rPr>
              <w:ins w:id="9" w:author="ESTUDIANTE" w:date="2026-10-01T13:11:00Z"/>
              <w:rFonts w:asciiTheme="minorHAnsi" w:eastAsiaTheme="minorEastAsia" w:hAnsiTheme="minorHAnsi" w:cstheme="minorBidi"/>
            </w:rPr>
          </w:pPr>
          <w:ins w:id="10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"_Toc241752694"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MANUAL DE USUARIO CHERRY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_Toc241752694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08211936" w14:textId="77777777" w:rsidR="00EC58AE" w:rsidRDefault="00EC58AE">
          <w:pPr>
            <w:pStyle w:val="TDC2"/>
            <w:tabs>
              <w:tab w:val="right" w:leader="dot" w:pos="9350"/>
            </w:tabs>
            <w:rPr>
              <w:ins w:id="11" w:author="ESTUDIANTE" w:date="2026-10-01T13:11:00Z"/>
              <w:rFonts w:asciiTheme="minorHAnsi" w:eastAsiaTheme="minorEastAsia" w:hAnsiTheme="minorHAnsi" w:cstheme="minorBidi"/>
            </w:rPr>
          </w:pPr>
          <w:ins w:id="12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"_Toc241752695"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I. 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_Toc241752695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78D0F1B3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13" w:author="ESTUDIANTE" w:date="2026-10-01T13:11:00Z"/>
              <w:rFonts w:asciiTheme="minorHAnsi" w:eastAsiaTheme="minorEastAsia" w:hAnsiTheme="minorHAnsi" w:cstheme="minorBidi"/>
            </w:rPr>
          </w:pPr>
          <w:ins w:id="14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"_Toc241752696"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1. 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_Toc241752696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02D54C01" w14:textId="77777777" w:rsidR="00EC58AE" w:rsidRDefault="00EC58AE">
          <w:pPr>
            <w:pStyle w:val="TDC2"/>
            <w:tabs>
              <w:tab w:val="right" w:leader="dot" w:pos="9350"/>
            </w:tabs>
            <w:rPr>
              <w:ins w:id="15" w:author="ESTUDIANTE" w:date="2026-10-01T13:11:00Z"/>
              <w:rFonts w:asciiTheme="minorHAnsi" w:eastAsiaTheme="minorEastAsia" w:hAnsiTheme="minorHAnsi" w:cstheme="minorBidi"/>
            </w:rPr>
          </w:pPr>
          <w:ins w:id="16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"_Toc241752697"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II. INGRESO A LA PLATAFORMA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_Toc241752697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4BD16C19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17" w:author="ESTUDIANTE" w:date="2026-10-01T13:11:00Z"/>
              <w:rFonts w:asciiTheme="minorHAnsi" w:eastAsiaTheme="minorEastAsia" w:hAnsiTheme="minorHAnsi" w:cstheme="minorBidi"/>
            </w:rPr>
          </w:pPr>
          <w:ins w:id="18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"_Toc241752698"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1.REGISTRARSE E INICIO DE SESIÓN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_Toc241752698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3C2CDB98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19" w:author="ESTUDIANTE" w:date="2026-10-01T13:11:00Z"/>
              <w:rFonts w:asciiTheme="minorHAnsi" w:eastAsiaTheme="minorEastAsia" w:hAnsiTheme="minorHAnsi" w:cstheme="minorBidi"/>
            </w:rPr>
          </w:pPr>
          <w:ins w:id="20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"_Toc241752699"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2. GESTIÓN DE PERFIL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_Toc241752699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1FF11EE7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21" w:author="ESTUDIANTE" w:date="2026-10-01T13:11:00Z"/>
              <w:rFonts w:asciiTheme="minorHAnsi" w:eastAsiaTheme="minorEastAsia" w:hAnsiTheme="minorHAnsi" w:cstheme="minorBidi"/>
            </w:rPr>
          </w:pPr>
          <w:ins w:id="22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"_Toc241752700"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_Toc241752700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003B3EBE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23" w:author="ESTUDIANTE" w:date="2026-10-01T13:11:00Z"/>
              <w:rFonts w:asciiTheme="minorHAnsi" w:eastAsiaTheme="minorEastAsia" w:hAnsiTheme="minorHAnsi" w:cstheme="minorBidi"/>
            </w:rPr>
          </w:pPr>
          <w:ins w:id="24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"_Toc241752701"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3. CATÁLOGO, FILTROS Y OPERACIONES BÁSICAS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_Toc241752701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7BE2A2B0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25" w:author="ESTUDIANTE" w:date="2026-10-01T13:11:00Z"/>
              <w:rFonts w:asciiTheme="minorHAnsi" w:eastAsiaTheme="minorEastAsia" w:hAnsiTheme="minorHAnsi" w:cstheme="minorBidi"/>
            </w:rPr>
          </w:pPr>
          <w:ins w:id="26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"_Toc241752702"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3.1. Página principal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_Toc241752702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40882576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27" w:author="ESTUDIANTE" w:date="2026-10-01T13:11:00Z"/>
              <w:rFonts w:asciiTheme="minorHAnsi" w:eastAsiaTheme="minorEastAsia" w:hAnsiTheme="minorHAnsi" w:cstheme="minorBidi"/>
            </w:rPr>
          </w:pPr>
          <w:ins w:id="28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"_Toc241752703"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3.1.2 Botón vista rapida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_Toc241752703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4211FAE8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29" w:author="ESTUDIANTE" w:date="2026-10-01T13:11:00Z"/>
              <w:rFonts w:asciiTheme="minorHAnsi" w:eastAsiaTheme="minorEastAsia" w:hAnsiTheme="minorHAnsi" w:cstheme="minorBidi"/>
            </w:rPr>
          </w:pPr>
          <w:ins w:id="30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"_Toc241752704"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_Toc241752704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46D3645B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31" w:author="ESTUDIANTE" w:date="2026-10-01T13:11:00Z"/>
              <w:rFonts w:asciiTheme="minorHAnsi" w:eastAsiaTheme="minorEastAsia" w:hAnsiTheme="minorHAnsi" w:cstheme="minorBidi"/>
            </w:rPr>
          </w:pPr>
          <w:ins w:id="32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"_Toc241752705"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3.2. Catalogo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_Toc241752705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36BDDB3D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33" w:author="ESTUDIANTE" w:date="2026-10-01T13:11:00Z"/>
              <w:rFonts w:asciiTheme="minorHAnsi" w:eastAsiaTheme="minorEastAsia" w:hAnsiTheme="minorHAnsi" w:cstheme="minorBidi"/>
            </w:rPr>
          </w:pPr>
          <w:ins w:id="34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"_Toc241752706"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3.3. Filtros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_Toc241752706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2C908762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35" w:author="ESTUDIANTE" w:date="2026-10-01T13:11:00Z"/>
              <w:rFonts w:asciiTheme="minorHAnsi" w:eastAsiaTheme="minorEastAsia" w:hAnsiTheme="minorHAnsi" w:cstheme="minorBidi"/>
            </w:rPr>
          </w:pPr>
          <w:ins w:id="36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"_Toc241752707"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_Toc241752707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3FA6745F" w14:textId="77777777" w:rsidR="00EC58AE" w:rsidRDefault="00EC58AE">
          <w:pPr>
            <w:pStyle w:val="TDC3"/>
            <w:tabs>
              <w:tab w:val="right" w:leader="dot" w:pos="9350"/>
            </w:tabs>
            <w:rPr>
              <w:ins w:id="37" w:author="ESTUDIANTE" w:date="2026-10-01T13:11:00Z"/>
              <w:rFonts w:asciiTheme="minorHAnsi" w:eastAsiaTheme="minorEastAsia" w:hAnsiTheme="minorHAnsi" w:cstheme="minorBidi"/>
            </w:rPr>
          </w:pPr>
          <w:ins w:id="38" w:author="ESTUDIANTE" w:date="2026-10-01T13:11:00Z">
            <w:r w:rsidRPr="006C497E">
              <w:rPr>
                <w:rStyle w:val="Hipervnculo"/>
              </w:rPr>
              <w:fldChar w:fldCharType="begin"/>
            </w:r>
            <w:r w:rsidRPr="006C497E">
              <w:rPr>
                <w:rStyle w:val="Hipervnculo"/>
              </w:rPr>
              <w:instrText xml:space="preserve"> </w:instrText>
            </w:r>
            <w:r>
              <w:instrText>HYPERLINK \l "_Toc241752708"</w:instrText>
            </w:r>
            <w:r w:rsidRPr="006C497E">
              <w:rPr>
                <w:rStyle w:val="Hipervnculo"/>
              </w:rPr>
              <w:instrText xml:space="preserve"> </w:instrText>
            </w:r>
            <w:r w:rsidRPr="006C497E">
              <w:rPr>
                <w:rStyle w:val="Hipervnculo"/>
              </w:rPr>
            </w:r>
            <w:r w:rsidRPr="006C497E">
              <w:rPr>
                <w:rStyle w:val="Hipervnculo"/>
              </w:rPr>
              <w:fldChar w:fldCharType="separate"/>
            </w:r>
            <w:r w:rsidRPr="006C497E">
              <w:rPr>
                <w:rStyle w:val="Hipervnculo"/>
              </w:rPr>
              <w:t>4.Proceso de Pedido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_Toc241752708 \h </w:instrText>
            </w:r>
            <w:r>
              <w:rPr>
                <w:webHidden/>
              </w:rPr>
              <w:fldChar w:fldCharType="end"/>
            </w:r>
            <w:r w:rsidRPr="006C497E">
              <w:rPr>
                <w:rStyle w:val="Hipervnculo"/>
              </w:rPr>
              <w:fldChar w:fldCharType="end"/>
            </w:r>
          </w:ins>
        </w:p>
        <w:p w14:paraId="49ED0103" w14:textId="7A577DAD" w:rsidR="00EE6E12" w:rsidDel="00EC58AE" w:rsidRDefault="00EE6E12">
          <w:pPr>
            <w:pStyle w:val="TDC1"/>
            <w:tabs>
              <w:tab w:val="right" w:leader="dot" w:pos="9350"/>
            </w:tabs>
            <w:rPr>
              <w:del w:id="39" w:author="ESTUDIANTE" w:date="2026-10-01T13:11:00Z"/>
              <w:rFonts w:asciiTheme="minorHAnsi" w:eastAsiaTheme="minorEastAsia" w:hAnsiTheme="minorHAnsi" w:cstheme="minorBidi"/>
              <w:noProof/>
            </w:rPr>
          </w:pPr>
          <w:del w:id="40" w:author="ESTUDIANTE" w:date="2026-10-01T13:11:00Z">
            <w:r w:rsidDel="00EC58AE">
              <w:rPr>
                <w:noProof/>
                <w:webHidden/>
              </w:rPr>
              <w:tab/>
              <w:delText>1</w:delText>
            </w:r>
          </w:del>
        </w:p>
        <w:p w14:paraId="244CBF49" w14:textId="12A8DA1E" w:rsidR="00EE6E12" w:rsidDel="00EC58AE" w:rsidRDefault="00EE6E12">
          <w:pPr>
            <w:pStyle w:val="TDC1"/>
            <w:tabs>
              <w:tab w:val="right" w:leader="dot" w:pos="9350"/>
            </w:tabs>
            <w:rPr>
              <w:del w:id="41" w:author="ESTUDIANTE" w:date="2026-10-01T13:11:00Z"/>
              <w:rFonts w:asciiTheme="minorHAnsi" w:eastAsiaTheme="minorEastAsia" w:hAnsiTheme="minorHAnsi" w:cstheme="minorBidi"/>
              <w:noProof/>
            </w:rPr>
          </w:pPr>
          <w:del w:id="42" w:author="ESTUDIANTE" w:date="2026-10-01T13:11:00Z">
            <w:r w:rsidRPr="00EC58AE" w:rsidDel="00EC58AE">
              <w:rPr>
                <w:noProof/>
                <w:rPrChange w:id="43" w:author="ESTUDIANTE" w:date="2026-10-01T13:11:00Z">
                  <w:rPr>
                    <w:rStyle w:val="Hipervnculo"/>
                    <w:noProof/>
                  </w:rPr>
                </w:rPrChange>
              </w:rPr>
              <w:delText>MANUAL DE USUARIO CHERRY</w:delText>
            </w:r>
            <w:r w:rsidDel="00EC58AE">
              <w:rPr>
                <w:noProof/>
                <w:webHidden/>
              </w:rPr>
              <w:tab/>
              <w:delText>1</w:delText>
            </w:r>
          </w:del>
        </w:p>
        <w:p w14:paraId="2F531C47" w14:textId="7E8AD6FD" w:rsidR="00EE6E12" w:rsidDel="00EC58AE" w:rsidRDefault="00EE6E12">
          <w:pPr>
            <w:pStyle w:val="TDC2"/>
            <w:tabs>
              <w:tab w:val="right" w:leader="dot" w:pos="9350"/>
            </w:tabs>
            <w:rPr>
              <w:del w:id="44" w:author="ESTUDIANTE" w:date="2026-10-01T13:11:00Z"/>
              <w:rFonts w:asciiTheme="minorHAnsi" w:eastAsiaTheme="minorEastAsia" w:hAnsiTheme="minorHAnsi" w:cstheme="minorBidi"/>
              <w:noProof/>
            </w:rPr>
          </w:pPr>
          <w:del w:id="45" w:author="ESTUDIANTE" w:date="2026-10-01T13:11:00Z">
            <w:r w:rsidRPr="00EC58AE" w:rsidDel="00EC58AE">
              <w:rPr>
                <w:noProof/>
                <w:rPrChange w:id="46" w:author="ESTUDIANTE" w:date="2026-10-01T13:11:00Z">
                  <w:rPr>
                    <w:rStyle w:val="Hipervnculo"/>
                    <w:noProof/>
                  </w:rPr>
                </w:rPrChange>
              </w:rPr>
              <w:delText>I. INTRODUCCIÓN</w:delText>
            </w:r>
            <w:r w:rsidDel="00EC58AE">
              <w:rPr>
                <w:noProof/>
                <w:webHidden/>
              </w:rPr>
              <w:tab/>
              <w:delText>3</w:delText>
            </w:r>
          </w:del>
        </w:p>
        <w:p w14:paraId="22709195" w14:textId="1058A55E" w:rsidR="00EE6E12" w:rsidDel="00EC58AE" w:rsidRDefault="00EE6E12">
          <w:pPr>
            <w:pStyle w:val="TDC3"/>
            <w:tabs>
              <w:tab w:val="right" w:leader="dot" w:pos="9350"/>
            </w:tabs>
            <w:rPr>
              <w:del w:id="47" w:author="ESTUDIANTE" w:date="2026-10-01T13:11:00Z"/>
              <w:rFonts w:asciiTheme="minorHAnsi" w:eastAsiaTheme="minorEastAsia" w:hAnsiTheme="minorHAnsi" w:cstheme="minorBidi"/>
              <w:noProof/>
            </w:rPr>
          </w:pPr>
          <w:del w:id="48" w:author="ESTUDIANTE" w:date="2026-10-01T13:11:00Z">
            <w:r w:rsidRPr="00EC58AE" w:rsidDel="00EC58AE">
              <w:rPr>
                <w:noProof/>
                <w:rPrChange w:id="49" w:author="ESTUDIANTE" w:date="2026-10-01T13:11:00Z">
                  <w:rPr>
                    <w:rStyle w:val="Hipervnculo"/>
                    <w:noProof/>
                  </w:rPr>
                </w:rPrChange>
              </w:rPr>
              <w:delText>1. Objetivo</w:delText>
            </w:r>
            <w:r w:rsidDel="00EC58AE">
              <w:rPr>
                <w:noProof/>
                <w:webHidden/>
              </w:rPr>
              <w:tab/>
              <w:delText>3</w:delText>
            </w:r>
          </w:del>
        </w:p>
        <w:p w14:paraId="538DC709" w14:textId="0F03C3C4" w:rsidR="00EE6E12" w:rsidDel="00EC58AE" w:rsidRDefault="00EE6E12">
          <w:pPr>
            <w:pStyle w:val="TDC2"/>
            <w:tabs>
              <w:tab w:val="right" w:leader="dot" w:pos="9350"/>
            </w:tabs>
            <w:rPr>
              <w:del w:id="50" w:author="ESTUDIANTE" w:date="2026-10-01T13:11:00Z"/>
              <w:rFonts w:asciiTheme="minorHAnsi" w:eastAsiaTheme="minorEastAsia" w:hAnsiTheme="minorHAnsi" w:cstheme="minorBidi"/>
              <w:noProof/>
            </w:rPr>
          </w:pPr>
          <w:del w:id="51" w:author="ESTUDIANTE" w:date="2026-10-01T13:11:00Z">
            <w:r w:rsidRPr="00EC58AE" w:rsidDel="00EC58AE">
              <w:rPr>
                <w:noProof/>
                <w:rPrChange w:id="52" w:author="ESTUDIANTE" w:date="2026-10-01T13:11:00Z">
                  <w:rPr>
                    <w:rStyle w:val="Hipervnculo"/>
                    <w:noProof/>
                  </w:rPr>
                </w:rPrChange>
              </w:rPr>
              <w:delText>II. INGRESO A LA PLATAFORMA</w:delText>
            </w:r>
            <w:r w:rsidDel="00EC58AE">
              <w:rPr>
                <w:noProof/>
                <w:webHidden/>
              </w:rPr>
              <w:tab/>
              <w:delText>3</w:delText>
            </w:r>
          </w:del>
        </w:p>
        <w:p w14:paraId="0119902C" w14:textId="291379EF" w:rsidR="00EE6E12" w:rsidDel="00EC58AE" w:rsidRDefault="00EE6E12">
          <w:pPr>
            <w:pStyle w:val="TDC3"/>
            <w:tabs>
              <w:tab w:val="right" w:leader="dot" w:pos="9350"/>
            </w:tabs>
            <w:rPr>
              <w:del w:id="53" w:author="ESTUDIANTE" w:date="2026-10-01T13:11:00Z"/>
              <w:rFonts w:asciiTheme="minorHAnsi" w:eastAsiaTheme="minorEastAsia" w:hAnsiTheme="minorHAnsi" w:cstheme="minorBidi"/>
              <w:noProof/>
            </w:rPr>
          </w:pPr>
          <w:del w:id="54" w:author="ESTUDIANTE" w:date="2026-10-01T13:11:00Z">
            <w:r w:rsidRPr="00EC58AE" w:rsidDel="00EC58AE">
              <w:rPr>
                <w:noProof/>
                <w:rPrChange w:id="55" w:author="ESTUDIANTE" w:date="2026-10-01T13:11:00Z">
                  <w:rPr>
                    <w:rStyle w:val="Hipervnculo"/>
                    <w:noProof/>
                  </w:rPr>
                </w:rPrChange>
              </w:rPr>
              <w:delText>1.REGISTRARSE E INICIO DE SESIÓN</w:delText>
            </w:r>
            <w:r w:rsidDel="00EC58AE">
              <w:rPr>
                <w:noProof/>
                <w:webHidden/>
              </w:rPr>
              <w:tab/>
              <w:delText>3</w:delText>
            </w:r>
          </w:del>
        </w:p>
        <w:p w14:paraId="7820EC82" w14:textId="2A27B774" w:rsidR="00EE6E12" w:rsidDel="00EC58AE" w:rsidRDefault="00EE6E12" w:rsidP="00EE6E12">
          <w:pPr>
            <w:pStyle w:val="TDC3"/>
            <w:tabs>
              <w:tab w:val="right" w:leader="dot" w:pos="9350"/>
            </w:tabs>
            <w:rPr>
              <w:del w:id="56" w:author="ESTUDIANTE" w:date="2026-10-01T13:11:00Z"/>
              <w:rFonts w:asciiTheme="minorHAnsi" w:eastAsiaTheme="minorEastAsia" w:hAnsiTheme="minorHAnsi" w:cstheme="minorBidi"/>
              <w:noProof/>
            </w:rPr>
          </w:pPr>
          <w:del w:id="57" w:author="ESTUDIANTE" w:date="2026-10-01T13:11:00Z">
            <w:r w:rsidRPr="00EC58AE" w:rsidDel="00EC58AE">
              <w:rPr>
                <w:noProof/>
                <w:rPrChange w:id="58" w:author="ESTUDIANTE" w:date="2026-10-01T13:11:00Z">
                  <w:rPr>
                    <w:rStyle w:val="Hipervnculo"/>
                    <w:noProof/>
                  </w:rPr>
                </w:rPrChange>
              </w:rPr>
              <w:delText>2. GESTIÓN DE PERFIL</w:delText>
            </w:r>
            <w:r w:rsidDel="00EC58AE">
              <w:rPr>
                <w:noProof/>
                <w:webHidden/>
              </w:rPr>
              <w:tab/>
              <w:delText>5</w:delText>
            </w:r>
          </w:del>
        </w:p>
        <w:p w14:paraId="221E1E7B" w14:textId="4481ECC3" w:rsidR="00EE6E12" w:rsidDel="00EC58AE" w:rsidRDefault="00EE6E12">
          <w:pPr>
            <w:pStyle w:val="TDC3"/>
            <w:tabs>
              <w:tab w:val="right" w:leader="dot" w:pos="9350"/>
            </w:tabs>
            <w:rPr>
              <w:del w:id="59" w:author="ESTUDIANTE" w:date="2026-10-01T13:11:00Z"/>
              <w:rFonts w:asciiTheme="minorHAnsi" w:eastAsiaTheme="minorEastAsia" w:hAnsiTheme="minorHAnsi" w:cstheme="minorBidi"/>
              <w:noProof/>
            </w:rPr>
          </w:pPr>
          <w:del w:id="60" w:author="ESTUDIANTE" w:date="2026-10-01T13:11:00Z">
            <w:r w:rsidRPr="00EC58AE" w:rsidDel="00EC58AE">
              <w:rPr>
                <w:noProof/>
                <w:rPrChange w:id="61" w:author="ESTUDIANTE" w:date="2026-10-01T13:11:00Z">
                  <w:rPr>
                    <w:rStyle w:val="Hipervnculo"/>
                    <w:noProof/>
                  </w:rPr>
                </w:rPrChange>
              </w:rPr>
              <w:delText>3. CATÁLOGO, FILTROS Y OPERACIONES BÁSICAS</w:delText>
            </w:r>
            <w:r w:rsidDel="00EC58AE">
              <w:rPr>
                <w:noProof/>
                <w:webHidden/>
              </w:rPr>
              <w:tab/>
              <w:delText>5</w:delText>
            </w:r>
          </w:del>
        </w:p>
        <w:p w14:paraId="788413D8" w14:textId="407A1AD4" w:rsidR="00EE6E12" w:rsidDel="00EC58AE" w:rsidRDefault="00EE6E12">
          <w:pPr>
            <w:pStyle w:val="TDC3"/>
            <w:tabs>
              <w:tab w:val="right" w:leader="dot" w:pos="9350"/>
            </w:tabs>
            <w:rPr>
              <w:del w:id="62" w:author="ESTUDIANTE" w:date="2026-10-01T13:11:00Z"/>
              <w:rFonts w:asciiTheme="minorHAnsi" w:eastAsiaTheme="minorEastAsia" w:hAnsiTheme="minorHAnsi" w:cstheme="minorBidi"/>
              <w:noProof/>
            </w:rPr>
          </w:pPr>
          <w:del w:id="63" w:author="ESTUDIANTE" w:date="2026-10-01T13:11:00Z">
            <w:r w:rsidRPr="00EC58AE" w:rsidDel="00EC58AE">
              <w:rPr>
                <w:noProof/>
                <w:rPrChange w:id="64" w:author="ESTUDIANTE" w:date="2026-10-01T13:11:00Z">
                  <w:rPr>
                    <w:rStyle w:val="Hipervnculo"/>
                    <w:noProof/>
                  </w:rPr>
                </w:rPrChange>
              </w:rPr>
              <w:delText>3.1. Página principal</w:delText>
            </w:r>
            <w:r w:rsidDel="00EC58AE">
              <w:rPr>
                <w:noProof/>
                <w:webHidden/>
              </w:rPr>
              <w:tab/>
              <w:delText>5</w:delText>
            </w:r>
          </w:del>
        </w:p>
        <w:p w14:paraId="0604C12A" w14:textId="32C760FD" w:rsidR="00EE6E12" w:rsidDel="00EC58AE" w:rsidRDefault="00EE6E12" w:rsidP="00EE6E12">
          <w:pPr>
            <w:pStyle w:val="TDC3"/>
            <w:tabs>
              <w:tab w:val="right" w:leader="dot" w:pos="9350"/>
            </w:tabs>
            <w:rPr>
              <w:del w:id="65" w:author="ESTUDIANTE" w:date="2026-10-01T13:11:00Z"/>
              <w:rFonts w:asciiTheme="minorHAnsi" w:eastAsiaTheme="minorEastAsia" w:hAnsiTheme="minorHAnsi" w:cstheme="minorBidi"/>
              <w:noProof/>
            </w:rPr>
          </w:pPr>
          <w:del w:id="66" w:author="ESTUDIANTE" w:date="2026-10-01T13:11:00Z">
            <w:r w:rsidRPr="00EC58AE" w:rsidDel="00EC58AE">
              <w:rPr>
                <w:noProof/>
                <w:rPrChange w:id="67" w:author="ESTUDIANTE" w:date="2026-10-01T13:11:00Z">
                  <w:rPr>
                    <w:rStyle w:val="Hipervnculo"/>
                    <w:noProof/>
                  </w:rPr>
                </w:rPrChange>
              </w:rPr>
              <w:delText>3.1.2 Botón vista rapida</w:delText>
            </w:r>
            <w:r w:rsidDel="00EC58AE">
              <w:rPr>
                <w:noProof/>
                <w:webHidden/>
              </w:rPr>
              <w:tab/>
              <w:delText>6</w:delText>
            </w:r>
          </w:del>
        </w:p>
        <w:p w14:paraId="7F730BD8" w14:textId="3762F4B2" w:rsidR="00EE6E12" w:rsidDel="00EC58AE" w:rsidRDefault="00EE6E12">
          <w:pPr>
            <w:pStyle w:val="TDC3"/>
            <w:tabs>
              <w:tab w:val="right" w:leader="dot" w:pos="9350"/>
            </w:tabs>
            <w:rPr>
              <w:del w:id="68" w:author="ESTUDIANTE" w:date="2026-10-01T13:11:00Z"/>
              <w:rFonts w:asciiTheme="minorHAnsi" w:eastAsiaTheme="minorEastAsia" w:hAnsiTheme="minorHAnsi" w:cstheme="minorBidi"/>
              <w:noProof/>
            </w:rPr>
          </w:pPr>
          <w:del w:id="69" w:author="ESTUDIANTE" w:date="2026-10-01T13:11:00Z">
            <w:r w:rsidRPr="00EC58AE" w:rsidDel="00EC58AE">
              <w:rPr>
                <w:noProof/>
                <w:rPrChange w:id="70" w:author="ESTUDIANTE" w:date="2026-10-01T13:11:00Z">
                  <w:rPr>
                    <w:rStyle w:val="Hipervnculo"/>
                    <w:noProof/>
                  </w:rPr>
                </w:rPrChange>
              </w:rPr>
              <w:delText>3.2. Catalogo</w:delText>
            </w:r>
            <w:r w:rsidDel="00EC58AE">
              <w:rPr>
                <w:noProof/>
                <w:webHidden/>
              </w:rPr>
              <w:tab/>
              <w:delText>6</w:delText>
            </w:r>
          </w:del>
        </w:p>
        <w:p w14:paraId="6DA36ECF" w14:textId="194C678B" w:rsidR="00EE6E12" w:rsidDel="00EC58AE" w:rsidRDefault="00EE6E12" w:rsidP="00EE6E12">
          <w:pPr>
            <w:pStyle w:val="TDC3"/>
            <w:tabs>
              <w:tab w:val="right" w:leader="dot" w:pos="9350"/>
            </w:tabs>
            <w:rPr>
              <w:del w:id="71" w:author="ESTUDIANTE" w:date="2026-10-01T13:11:00Z"/>
              <w:rFonts w:asciiTheme="minorHAnsi" w:eastAsiaTheme="minorEastAsia" w:hAnsiTheme="minorHAnsi" w:cstheme="minorBidi"/>
              <w:noProof/>
            </w:rPr>
          </w:pPr>
          <w:del w:id="72" w:author="ESTUDIANTE" w:date="2026-10-01T13:11:00Z">
            <w:r w:rsidRPr="00EC58AE" w:rsidDel="00EC58AE">
              <w:rPr>
                <w:noProof/>
                <w:rPrChange w:id="73" w:author="ESTUDIANTE" w:date="2026-10-01T13:11:00Z">
                  <w:rPr>
                    <w:rStyle w:val="Hipervnculo"/>
                    <w:noProof/>
                  </w:rPr>
                </w:rPrChange>
              </w:rPr>
              <w:delText>3.3. Filtros</w:delText>
            </w:r>
            <w:r w:rsidDel="00EC58AE">
              <w:rPr>
                <w:noProof/>
                <w:webHidden/>
              </w:rPr>
              <w:tab/>
              <w:delText>6</w:delText>
            </w:r>
          </w:del>
        </w:p>
        <w:p w14:paraId="31DEFB1A" w14:textId="5B410D3B" w:rsidR="00EE6E12" w:rsidDel="00EC58AE" w:rsidRDefault="00EE6E12">
          <w:pPr>
            <w:pStyle w:val="TDC3"/>
            <w:tabs>
              <w:tab w:val="right" w:leader="dot" w:pos="9350"/>
            </w:tabs>
            <w:rPr>
              <w:del w:id="74" w:author="ESTUDIANTE" w:date="2026-10-01T13:11:00Z"/>
              <w:rFonts w:asciiTheme="minorHAnsi" w:eastAsiaTheme="minorEastAsia" w:hAnsiTheme="minorHAnsi" w:cstheme="minorBidi"/>
              <w:noProof/>
            </w:rPr>
          </w:pPr>
          <w:del w:id="75" w:author="ESTUDIANTE" w:date="2026-10-01T13:11:00Z">
            <w:r w:rsidRPr="00EC58AE" w:rsidDel="00EC58AE">
              <w:rPr>
                <w:noProof/>
                <w:rPrChange w:id="76" w:author="ESTUDIANTE" w:date="2026-10-01T13:11:00Z">
                  <w:rPr>
                    <w:rStyle w:val="Hipervnculo"/>
                    <w:noProof/>
                  </w:rPr>
                </w:rPrChange>
              </w:rPr>
              <w:delText>4.Proceso de Pedido</w:delText>
            </w:r>
            <w:r w:rsidDel="00EC58AE">
              <w:rPr>
                <w:noProof/>
                <w:webHidden/>
              </w:rPr>
              <w:tab/>
              <w:delText>7</w:delText>
            </w:r>
          </w:del>
        </w:p>
        <w:p w14:paraId="395BB008" w14:textId="1A6698FE" w:rsidR="00EB0878" w:rsidRDefault="00EB0878">
          <w:r w:rsidRPr="00EB0878">
            <w:rPr>
              <w:b/>
              <w:bCs/>
              <w:lang w:val="es-ES"/>
            </w:rPr>
            <w:fldChar w:fldCharType="end"/>
          </w:r>
        </w:p>
      </w:sdtContent>
    </w:sdt>
    <w:p w14:paraId="15EE712F" w14:textId="420D7E07" w:rsidR="00EB0878" w:rsidRDefault="00EB0878">
      <w:pPr>
        <w:pStyle w:val="TDC3"/>
        <w:ind w:left="446"/>
      </w:pPr>
    </w:p>
    <w:p w14:paraId="1AA8B78D" w14:textId="77777777" w:rsidR="00EB0878" w:rsidRPr="00EB0878" w:rsidRDefault="00EB0878" w:rsidP="00EB0878"/>
    <w:p w14:paraId="2E662DD0" w14:textId="0F89AF5D" w:rsidR="00AF19D1" w:rsidRDefault="00AF19D1"/>
    <w:p w14:paraId="20F85DCE" w14:textId="77777777" w:rsidR="00AF19D1" w:rsidRDefault="00AF19D1" w:rsidP="00AF19D1"/>
    <w:p w14:paraId="7333681F" w14:textId="77777777" w:rsidR="00AF19D1" w:rsidRDefault="00AF19D1" w:rsidP="00AF19D1"/>
    <w:p w14:paraId="162E679F" w14:textId="77777777" w:rsidR="00AF19D1" w:rsidRDefault="00AF19D1" w:rsidP="00AF19D1"/>
    <w:p w14:paraId="0D4A0A11" w14:textId="77777777" w:rsidR="00AF19D1" w:rsidRDefault="00AF19D1" w:rsidP="00AF19D1"/>
    <w:p w14:paraId="6C70F6B4" w14:textId="77777777" w:rsidR="00AF19D1" w:rsidRDefault="00AF19D1" w:rsidP="00AF19D1"/>
    <w:p w14:paraId="44B55100" w14:textId="77777777" w:rsidR="00AF19D1" w:rsidRDefault="00AF19D1" w:rsidP="00AF19D1"/>
    <w:p w14:paraId="7AF13F58" w14:textId="77777777" w:rsidR="00AF19D1" w:rsidRDefault="00AF19D1" w:rsidP="00AF19D1"/>
    <w:p w14:paraId="141804B7" w14:textId="77777777" w:rsidR="00AF19D1" w:rsidRDefault="00AF19D1" w:rsidP="00AF19D1"/>
    <w:p w14:paraId="787989C3" w14:textId="77777777" w:rsidR="00AF19D1" w:rsidRDefault="00AF19D1" w:rsidP="00AF19D1"/>
    <w:p w14:paraId="69A70143" w14:textId="77777777" w:rsidR="00AF19D1" w:rsidRDefault="00AF19D1" w:rsidP="00AF19D1"/>
    <w:p w14:paraId="46E85842" w14:textId="77777777" w:rsidR="00AF19D1" w:rsidRDefault="00AF19D1" w:rsidP="00AF19D1"/>
    <w:p w14:paraId="5A8EAB8D" w14:textId="77777777" w:rsidR="00AF19D1" w:rsidRDefault="00AF19D1" w:rsidP="00AF19D1"/>
    <w:p w14:paraId="2E581651" w14:textId="77777777" w:rsidR="00AF19D1" w:rsidRDefault="00AF19D1" w:rsidP="00AF19D1"/>
    <w:p w14:paraId="045CEFF4" w14:textId="77777777" w:rsidR="00AF19D1" w:rsidRDefault="00AF19D1" w:rsidP="00AF19D1"/>
    <w:p w14:paraId="7C6E24E6" w14:textId="77777777" w:rsidR="00AF19D1" w:rsidRDefault="00AF19D1" w:rsidP="00AF19D1"/>
    <w:p w14:paraId="288A93C7" w14:textId="77777777" w:rsidR="00AF19D1" w:rsidRDefault="00AF19D1" w:rsidP="00AF19D1"/>
    <w:p w14:paraId="6753F575" w14:textId="77777777" w:rsidR="00AF19D1" w:rsidRDefault="00AF19D1" w:rsidP="00AF19D1"/>
    <w:p w14:paraId="1AFC843D" w14:textId="77777777" w:rsidR="00AF19D1" w:rsidRDefault="00AF19D1" w:rsidP="00AF19D1"/>
    <w:p w14:paraId="6469DFDD" w14:textId="77777777" w:rsidR="00AF19D1" w:rsidRDefault="00AF19D1" w:rsidP="00AF19D1"/>
    <w:p w14:paraId="4CBE1AF8" w14:textId="77777777" w:rsidR="00AF19D1" w:rsidRDefault="00AF19D1" w:rsidP="00AF19D1"/>
    <w:p w14:paraId="341D7556" w14:textId="77777777" w:rsidR="00AF19D1" w:rsidRDefault="00AF19D1" w:rsidP="00AF19D1"/>
    <w:p w14:paraId="692B2487" w14:textId="77777777" w:rsidR="00AF19D1" w:rsidRDefault="00AF19D1" w:rsidP="00AF19D1"/>
    <w:p w14:paraId="37254967" w14:textId="77777777" w:rsidR="00AF19D1" w:rsidRDefault="00AF19D1" w:rsidP="00AF19D1"/>
    <w:p w14:paraId="2C7DBFA6" w14:textId="77777777" w:rsidR="00AF19D1" w:rsidRDefault="00AF19D1" w:rsidP="00AF19D1"/>
    <w:p w14:paraId="6F2E04DD" w14:textId="77777777" w:rsidR="00AF19D1" w:rsidRDefault="00AF19D1" w:rsidP="00AF19D1"/>
    <w:p w14:paraId="537D9004" w14:textId="77777777" w:rsidR="00AF19D1" w:rsidRDefault="00AF19D1" w:rsidP="00AF19D1"/>
    <w:p w14:paraId="68278703" w14:textId="127B6B6C" w:rsidR="00717618" w:rsidRPr="000D7F18" w:rsidRDefault="005D2D3B">
      <w:pPr>
        <w:pStyle w:val="Ttulo2"/>
        <w:spacing w:before="300" w:after="240"/>
        <w:rPr>
          <w:sz w:val="22"/>
          <w:szCs w:val="22"/>
        </w:rPr>
      </w:pPr>
      <w:bookmarkStart w:id="77" w:name="_Toc240380927"/>
      <w:bookmarkStart w:id="78" w:name="_Toc241752695"/>
      <w:r w:rsidRPr="000D7F18">
        <w:rPr>
          <w:sz w:val="22"/>
          <w:szCs w:val="22"/>
        </w:rPr>
        <w:t>I. INTRODUCCIÓN</w:t>
      </w:r>
      <w:bookmarkEnd w:id="77"/>
      <w:bookmarkEnd w:id="78"/>
    </w:p>
    <w:p w14:paraId="4F736617" w14:textId="77777777" w:rsidR="00717618" w:rsidRPr="00F45520" w:rsidRDefault="00762C46" w:rsidP="000D7F18">
      <w:pPr>
        <w:pStyle w:val="Ttulo3"/>
        <w:spacing w:before="0" w:after="0"/>
        <w:rPr>
          <w:sz w:val="22"/>
          <w:szCs w:val="22"/>
        </w:rPr>
      </w:pPr>
      <w:bookmarkStart w:id="79" w:name="_Toc240380928"/>
      <w:bookmarkStart w:id="80" w:name="_Toc241752696"/>
      <w:r w:rsidRPr="00F45520">
        <w:rPr>
          <w:sz w:val="22"/>
          <w:szCs w:val="22"/>
        </w:rPr>
        <w:t>1. Objetivo</w:t>
      </w:r>
      <w:bookmarkEnd w:id="79"/>
      <w:bookmarkEnd w:id="80"/>
    </w:p>
    <w:p w14:paraId="19205EB1" w14:textId="116E4C65" w:rsidR="00717618" w:rsidRDefault="00AF19D1" w:rsidP="000D7F18">
      <w:pPr>
        <w:pBdr>
          <w:top w:val="nil"/>
          <w:left w:val="nil"/>
          <w:bottom w:val="nil"/>
          <w:right w:val="nil"/>
          <w:between w:val="nil"/>
        </w:pBdr>
      </w:pPr>
      <w:r w:rsidRPr="00F45520">
        <w:t>Dar a conocer a los usuarios el funcionamiento d</w:t>
      </w:r>
      <w:r w:rsidR="00762C46" w:rsidRPr="00F45520">
        <w:t xml:space="preserve">e </w:t>
      </w:r>
      <w:r w:rsidRPr="00F45520">
        <w:t>la página Cherry, permitiendo un mayor uso de la interfaz y gar</w:t>
      </w:r>
      <w:r w:rsidR="00754DA4" w:rsidRPr="00F45520">
        <w:t>antizar una buena</w:t>
      </w:r>
      <w:r w:rsidRPr="00F45520">
        <w:t xml:space="preserve"> experiencia</w:t>
      </w:r>
      <w:r w:rsidR="00CF3769">
        <w:t>.</w:t>
      </w:r>
    </w:p>
    <w:p w14:paraId="4F758B91" w14:textId="77777777" w:rsidR="00CF3769" w:rsidRPr="00F45520" w:rsidRDefault="00CF3769" w:rsidP="000D7F18">
      <w:pPr>
        <w:pBdr>
          <w:top w:val="nil"/>
          <w:left w:val="nil"/>
          <w:bottom w:val="nil"/>
          <w:right w:val="nil"/>
          <w:between w:val="nil"/>
        </w:pBdr>
      </w:pPr>
    </w:p>
    <w:p w14:paraId="09DD7A14" w14:textId="18183CC6" w:rsidR="00717618" w:rsidRPr="00F45520" w:rsidRDefault="005D2D3B" w:rsidP="000D7F18">
      <w:pPr>
        <w:pStyle w:val="Ttulo2"/>
        <w:spacing w:before="0" w:after="0"/>
        <w:rPr>
          <w:sz w:val="22"/>
          <w:szCs w:val="22"/>
        </w:rPr>
      </w:pPr>
      <w:bookmarkStart w:id="81" w:name="_Toc240380929"/>
      <w:bookmarkStart w:id="82" w:name="_Toc241752697"/>
      <w:r w:rsidRPr="00F45520">
        <w:rPr>
          <w:sz w:val="22"/>
          <w:szCs w:val="22"/>
        </w:rPr>
        <w:t>II. INGRESO A LA PLATAFORMA</w:t>
      </w:r>
      <w:bookmarkEnd w:id="81"/>
      <w:bookmarkEnd w:id="82"/>
    </w:p>
    <w:p w14:paraId="53C62D24" w14:textId="77777777" w:rsidR="00F45520" w:rsidRPr="00F45520" w:rsidRDefault="00F45520" w:rsidP="00F45520"/>
    <w:p w14:paraId="10A11993" w14:textId="74BEAEFE" w:rsidR="00717618" w:rsidRPr="00F45520" w:rsidRDefault="00762C46" w:rsidP="00F45520">
      <w:pPr>
        <w:pBdr>
          <w:top w:val="nil"/>
          <w:left w:val="nil"/>
          <w:bottom w:val="nil"/>
          <w:right w:val="nil"/>
          <w:between w:val="nil"/>
        </w:pBdr>
        <w:ind w:left="720" w:right="720"/>
      </w:pPr>
      <w:r w:rsidRPr="00F45520">
        <w:t>El presente Manual está organizado de acuerdo a la secuencia de ingreso a las pantallas del sistema de la siguiente manera:</w:t>
      </w:r>
    </w:p>
    <w:p w14:paraId="524C3C36" w14:textId="77777777" w:rsidR="00F45520" w:rsidRPr="00F45520" w:rsidRDefault="00F45520" w:rsidP="00F45520">
      <w:pPr>
        <w:pBdr>
          <w:top w:val="nil"/>
          <w:left w:val="nil"/>
          <w:bottom w:val="nil"/>
          <w:right w:val="nil"/>
          <w:between w:val="nil"/>
        </w:pBdr>
        <w:ind w:left="720" w:right="720"/>
      </w:pPr>
    </w:p>
    <w:p w14:paraId="0F5EDABF" w14:textId="0E4B1199" w:rsidR="00717618" w:rsidRPr="00F45520" w:rsidRDefault="00762C46" w:rsidP="000D7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F45520">
        <w:t>1. In</w:t>
      </w:r>
      <w:r w:rsidR="00CF3769">
        <w:t>icio de Sesión y Registro</w:t>
      </w:r>
    </w:p>
    <w:p w14:paraId="44FA89A8" w14:textId="51AEB9DC" w:rsidR="00717618" w:rsidRPr="00F45520" w:rsidRDefault="00AA012B" w:rsidP="000D7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F45520">
        <w:t>2.</w:t>
      </w:r>
      <w:r w:rsidR="00F45520" w:rsidRPr="00F45520">
        <w:t xml:space="preserve"> </w:t>
      </w:r>
      <w:r w:rsidR="00762C46" w:rsidRPr="00F45520">
        <w:t>Gestión de Perfil</w:t>
      </w:r>
    </w:p>
    <w:p w14:paraId="5A7FDBAE" w14:textId="663173FE" w:rsidR="00717618" w:rsidRDefault="00762C46" w:rsidP="000D7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F45520">
        <w:t>3. Catálogo, Filtros y Operaciones Básicas</w:t>
      </w:r>
    </w:p>
    <w:p w14:paraId="123BC32C" w14:textId="1C2C841C" w:rsidR="006E64AD" w:rsidRPr="00F45520" w:rsidRDefault="006E64AD" w:rsidP="000D7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4.Proceso de Pedido </w:t>
      </w:r>
    </w:p>
    <w:p w14:paraId="761B8065" w14:textId="4103AB1E" w:rsidR="00717618" w:rsidRDefault="00EE6E12" w:rsidP="000D7F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5</w:t>
      </w:r>
      <w:r w:rsidR="00762C46" w:rsidRPr="00F45520">
        <w:t>. Módulo de Checkout y Validación de Datos</w:t>
      </w:r>
      <w:r w:rsidR="00F45520" w:rsidRPr="00F45520">
        <w:t>.</w:t>
      </w:r>
    </w:p>
    <w:p w14:paraId="43313F58" w14:textId="1FA84914" w:rsidR="00CF3769" w:rsidRDefault="00CF3769" w:rsidP="008A566B">
      <w:pPr>
        <w:pBdr>
          <w:top w:val="nil"/>
          <w:left w:val="nil"/>
          <w:bottom w:val="nil"/>
          <w:right w:val="nil"/>
          <w:between w:val="nil"/>
        </w:pBdr>
      </w:pPr>
    </w:p>
    <w:p w14:paraId="261E4AF1" w14:textId="77777777" w:rsidR="00CF3769" w:rsidRPr="00F45520" w:rsidRDefault="00CF3769" w:rsidP="00CF3769">
      <w:pPr>
        <w:pBdr>
          <w:top w:val="nil"/>
          <w:left w:val="nil"/>
          <w:bottom w:val="nil"/>
          <w:right w:val="nil"/>
          <w:between w:val="nil"/>
        </w:pBdr>
        <w:ind w:left="240"/>
      </w:pPr>
    </w:p>
    <w:p w14:paraId="181988E5" w14:textId="2046004C" w:rsidR="00717618" w:rsidRDefault="00EB0878" w:rsidP="000D7F18">
      <w:pPr>
        <w:pStyle w:val="Ttulo3"/>
        <w:spacing w:before="0" w:after="0"/>
        <w:rPr>
          <w:sz w:val="22"/>
          <w:szCs w:val="22"/>
        </w:rPr>
      </w:pPr>
      <w:bookmarkStart w:id="83" w:name="_Toc240380930"/>
      <w:bookmarkStart w:id="84" w:name="_Toc241752698"/>
      <w:r w:rsidRPr="00F45520">
        <w:rPr>
          <w:sz w:val="22"/>
          <w:szCs w:val="22"/>
        </w:rPr>
        <w:t>1.</w:t>
      </w:r>
      <w:bookmarkEnd w:id="83"/>
      <w:r>
        <w:rPr>
          <w:sz w:val="22"/>
          <w:szCs w:val="22"/>
        </w:rPr>
        <w:t>REGISTRARSE E INICIO DE SESIÓN</w:t>
      </w:r>
      <w:bookmarkEnd w:id="84"/>
    </w:p>
    <w:p w14:paraId="7F995593" w14:textId="77777777" w:rsidR="00CF3769" w:rsidRPr="00CF3769" w:rsidRDefault="00CF3769" w:rsidP="00CF3769"/>
    <w:p w14:paraId="01D3FDA2" w14:textId="29B4A2F5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F45520">
        <w:t>Los datos que se ingresan se proporcionan al momento de registrarse; si usted no</w:t>
      </w:r>
      <w:r>
        <w:t xml:space="preserve"> está registrado siga los pasos a continuación:</w:t>
      </w:r>
    </w:p>
    <w:p w14:paraId="459830AD" w14:textId="67109931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CF3769">
        <w:rPr>
          <w:noProof/>
        </w:rPr>
        <w:drawing>
          <wp:anchor distT="0" distB="0" distL="114300" distR="114300" simplePos="0" relativeHeight="251697152" behindDoc="0" locked="0" layoutInCell="1" allowOverlap="1" wp14:anchorId="78CC855D" wp14:editId="4B5C59F7">
            <wp:simplePos x="0" y="0"/>
            <wp:positionH relativeFrom="column">
              <wp:posOffset>443230</wp:posOffset>
            </wp:positionH>
            <wp:positionV relativeFrom="paragraph">
              <wp:posOffset>208280</wp:posOffset>
            </wp:positionV>
            <wp:extent cx="1402715" cy="375285"/>
            <wp:effectExtent l="0" t="0" r="6985" b="571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 Seleccione el símbolo de “Mi cuenta”</w:t>
      </w:r>
    </w:p>
    <w:p w14:paraId="2996D6EA" w14:textId="7BF0FC6B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185B013A" w14:textId="4A010D7E" w:rsidR="00CF3769" w:rsidRDefault="005528FC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7333A1" wp14:editId="0A2C0FD1">
                <wp:simplePos x="0" y="0"/>
                <wp:positionH relativeFrom="column">
                  <wp:posOffset>1752998</wp:posOffset>
                </wp:positionH>
                <wp:positionV relativeFrom="paragraph">
                  <wp:posOffset>414655</wp:posOffset>
                </wp:positionV>
                <wp:extent cx="825670" cy="45719"/>
                <wp:effectExtent l="57150" t="57150" r="50800" b="14541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722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38.05pt;margin-top:32.65pt;width:65pt;height:3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F45520">
        <w:rPr>
          <w:noProof/>
        </w:rPr>
        <w:drawing>
          <wp:anchor distT="0" distB="0" distL="114300" distR="114300" simplePos="0" relativeHeight="251699200" behindDoc="0" locked="0" layoutInCell="1" allowOverlap="1" wp14:anchorId="7AE2CE51" wp14:editId="05C588A3">
            <wp:simplePos x="0" y="0"/>
            <wp:positionH relativeFrom="column">
              <wp:posOffset>245110</wp:posOffset>
            </wp:positionH>
            <wp:positionV relativeFrom="paragraph">
              <wp:posOffset>401955</wp:posOffset>
            </wp:positionV>
            <wp:extent cx="2040255" cy="45910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7" t="77591" b="2843"/>
                    <a:stretch/>
                  </pic:blipFill>
                  <pic:spPr bwMode="auto">
                    <a:xfrm>
                      <a:off x="0" y="0"/>
                      <a:ext cx="2040255" cy="45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769">
        <w:t>2.Se le dirigirá a un</w:t>
      </w:r>
      <w:r>
        <w:t>a</w:t>
      </w:r>
      <w:r w:rsidR="00CF3769">
        <w:t xml:space="preserve"> página donde aparece el inicio de sesión, </w:t>
      </w:r>
      <w:r w:rsidR="00843CB6">
        <w:t>usted debe darle clic</w:t>
      </w:r>
      <w:r w:rsidR="00CF3769">
        <w:t xml:space="preserve"> en la parte abajo donde dice “Registrarse aquí”, para dirigirse al registro </w:t>
      </w:r>
      <w:r w:rsidR="00CF3769">
        <w:br/>
      </w:r>
    </w:p>
    <w:p w14:paraId="7603CCAD" w14:textId="77777777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A684929" w14:textId="2D2D62E0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F45520">
        <w:rPr>
          <w:noProof/>
        </w:rPr>
        <w:drawing>
          <wp:anchor distT="0" distB="0" distL="114300" distR="114300" simplePos="0" relativeHeight="251660288" behindDoc="0" locked="0" layoutInCell="1" allowOverlap="1" wp14:anchorId="7EDED211" wp14:editId="7A302EA8">
            <wp:simplePos x="0" y="0"/>
            <wp:positionH relativeFrom="column">
              <wp:posOffset>1276729</wp:posOffset>
            </wp:positionH>
            <wp:positionV relativeFrom="paragraph">
              <wp:posOffset>243594</wp:posOffset>
            </wp:positionV>
            <wp:extent cx="1926590" cy="247967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3.Una vez en el registro deberá llenar todos los campos </w:t>
      </w:r>
    </w:p>
    <w:p w14:paraId="2F42EEC3" w14:textId="0924F8C1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4416D184" w14:textId="71C7FB6D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A5340C5" w14:textId="51E31A6A" w:rsidR="00CF3769" w:rsidRDefault="00CF3769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94CBA8" wp14:editId="6EED4441">
                <wp:simplePos x="0" y="0"/>
                <wp:positionH relativeFrom="column">
                  <wp:posOffset>1366952</wp:posOffset>
                </wp:positionH>
                <wp:positionV relativeFrom="paragraph">
                  <wp:posOffset>121564</wp:posOffset>
                </wp:positionV>
                <wp:extent cx="1525549" cy="190195"/>
                <wp:effectExtent l="57150" t="19050" r="74930" b="9588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549" cy="190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81AC8" w14:textId="1B4FC503" w:rsidR="00C906B5" w:rsidRPr="00CF3769" w:rsidRDefault="00C906B5" w:rsidP="00CF3769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 w:rsidRPr="00CF3769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 xml:space="preserve">Aquí digite su nombre y apellidos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4CBA8" id="Rectángulo 14" o:spid="_x0000_s1026" style="position:absolute;margin-left:107.65pt;margin-top:9.55pt;width:120.1pt;height: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" fillcolor="white [3212]" strokecolor="black [3040]">
                <v:shadow on="t" color="black" opacity="22937f" origin=",.5" offset="0,.63889mm"/>
                <v:textbox>
                  <w:txbxContent>
                    <w:p w14:paraId="1E181AC8" w14:textId="1B4FC503" w:rsidR="00C906B5" w:rsidRPr="00CF3769" w:rsidRDefault="00C906B5" w:rsidP="00CF3769">
                      <w:pPr>
                        <w:jc w:val="center"/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 w:rsidRPr="00CF3769">
                        <w:rPr>
                          <w:color w:val="000000" w:themeColor="text1"/>
                          <w:sz w:val="12"/>
                          <w:lang w:val="es-MX"/>
                        </w:rPr>
                        <w:t xml:space="preserve">Aquí digite su nombre y apellidos </w:t>
                      </w:r>
                    </w:p>
                  </w:txbxContent>
                </v:textbox>
              </v:rect>
            </w:pict>
          </mc:Fallback>
        </mc:AlternateContent>
      </w:r>
    </w:p>
    <w:p w14:paraId="76FDF51A" w14:textId="1079371E" w:rsidR="00CF3769" w:rsidRDefault="00EE6E12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6FD578" wp14:editId="23CC998E">
                <wp:simplePos x="0" y="0"/>
                <wp:positionH relativeFrom="column">
                  <wp:posOffset>1356512</wp:posOffset>
                </wp:positionH>
                <wp:positionV relativeFrom="paragraph">
                  <wp:posOffset>201371</wp:posOffset>
                </wp:positionV>
                <wp:extent cx="1965477" cy="175564"/>
                <wp:effectExtent l="57150" t="19050" r="73025" b="9144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477" cy="1755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4289C" w14:textId="5824C9E9" w:rsidR="00C906B5" w:rsidRPr="00CF3769" w:rsidRDefault="00C906B5" w:rsidP="00CF3769">
                            <w:pP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 w:rsidRPr="00EE6E12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 xml:space="preserve">Agregue su dirección de correo (Hotmail, </w:t>
                            </w:r>
                            <w:r w:rsidR="00EE6E12" w:rsidRPr="00EE6E12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Gmai</w:t>
                            </w:r>
                            <w:r w:rsidR="00EE6E12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l</w:t>
                            </w:r>
                            <w:r w:rsidR="00EE6E12">
                              <w:rPr>
                                <w:color w:val="FFFFFF" w:themeColor="background1"/>
                                <w:sz w:val="12"/>
                                <w:lang w:val="es-MX"/>
                              </w:rPr>
                              <w:t>l</w:t>
                            </w:r>
                            <w:del w:id="85" w:author="ESTUDIANTE" w:date="2026-09-17T16:16:00Z">
                              <w:r w:rsidR="00EE6E12" w:rsidDel="00550F08">
                                <w:rPr>
                                  <w:color w:val="FFFFFF" w:themeColor="background1"/>
                                  <w:sz w:val="12"/>
                                  <w:lang w:val="es-MX"/>
                                </w:rPr>
                                <w:delText>,</w:delText>
                              </w:r>
                              <w:r w:rsidR="00EE6E12" w:rsidRPr="00CF3769" w:rsidDel="00550F08">
                                <w:rPr>
                                  <w:color w:val="000000" w:themeColor="text1"/>
                                  <w:sz w:val="12"/>
                                  <w:lang w:val="es-MX"/>
                                </w:rPr>
                                <w:delText xml:space="preserve"> </w:delText>
                              </w:r>
                            </w:del>
                            <w:r w:rsidR="00EE6E12" w:rsidRPr="00CF3769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etc.</w:t>
                            </w:r>
                            <w:r w:rsidRPr="00CF3769"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FD578" id="Rectángulo 18" o:spid="_x0000_s1027" style="position:absolute;margin-left:106.8pt;margin-top:15.85pt;width:154.75pt;height:13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" fillcolor="white [3212]" strokecolor="black [3040]">
                <v:shadow on="t" color="black" opacity="22937f" origin=",.5" offset="0,.63889mm"/>
                <v:textbox>
                  <w:txbxContent>
                    <w:p w14:paraId="7B04289C" w14:textId="5824C9E9" w:rsidR="00C906B5" w:rsidRPr="00CF3769" w:rsidRDefault="00C906B5" w:rsidP="00CF3769">
                      <w:pPr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 w:rsidRPr="00EE6E12">
                        <w:rPr>
                          <w:color w:val="000000" w:themeColor="text1"/>
                          <w:sz w:val="12"/>
                          <w:lang w:val="es-MX"/>
                        </w:rPr>
                        <w:t xml:space="preserve">Agregue su dirección de correo (Hotmail, </w:t>
                      </w:r>
                      <w:r w:rsidR="00EE6E12" w:rsidRPr="00EE6E12">
                        <w:rPr>
                          <w:color w:val="000000" w:themeColor="text1"/>
                          <w:sz w:val="12"/>
                          <w:lang w:val="es-MX"/>
                        </w:rPr>
                        <w:t>Gmai</w:t>
                      </w:r>
                      <w:r w:rsidR="00EE6E12">
                        <w:rPr>
                          <w:color w:val="000000" w:themeColor="text1"/>
                          <w:sz w:val="12"/>
                          <w:lang w:val="es-MX"/>
                        </w:rPr>
                        <w:t>l</w:t>
                      </w:r>
                      <w:r w:rsidR="00EE6E12">
                        <w:rPr>
                          <w:color w:val="FFFFFF" w:themeColor="background1"/>
                          <w:sz w:val="12"/>
                          <w:lang w:val="es-MX"/>
                        </w:rPr>
                        <w:t>l</w:t>
                      </w:r>
                      <w:del w:id="86" w:author="ESTUDIANTE" w:date="2026-09-17T16:16:00Z">
                        <w:r w:rsidR="00EE6E12" w:rsidDel="00550F08">
                          <w:rPr>
                            <w:color w:val="FFFFFF" w:themeColor="background1"/>
                            <w:sz w:val="12"/>
                            <w:lang w:val="es-MX"/>
                          </w:rPr>
                          <w:delText>,</w:delText>
                        </w:r>
                        <w:r w:rsidR="00EE6E12" w:rsidRPr="00CF3769" w:rsidDel="00550F08">
                          <w:rPr>
                            <w:color w:val="000000" w:themeColor="text1"/>
                            <w:sz w:val="12"/>
                            <w:lang w:val="es-MX"/>
                          </w:rPr>
                          <w:delText xml:space="preserve"> </w:delText>
                        </w:r>
                      </w:del>
                      <w:r w:rsidR="00EE6E12" w:rsidRPr="00CF3769">
                        <w:rPr>
                          <w:color w:val="000000" w:themeColor="text1"/>
                          <w:sz w:val="12"/>
                          <w:lang w:val="es-MX"/>
                        </w:rPr>
                        <w:t>etc.</w:t>
                      </w:r>
                      <w:r w:rsidRPr="00CF3769">
                        <w:rPr>
                          <w:color w:val="000000" w:themeColor="text1"/>
                          <w:sz w:val="12"/>
                          <w:lang w:val="es-MX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9B272DD" w14:textId="7964F79E" w:rsidR="00CF3769" w:rsidRDefault="005528FC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6C5395" wp14:editId="0AC8E4A9">
                <wp:simplePos x="0" y="0"/>
                <wp:positionH relativeFrom="column">
                  <wp:posOffset>1487606</wp:posOffset>
                </wp:positionH>
                <wp:positionV relativeFrom="paragraph">
                  <wp:posOffset>218801</wp:posOffset>
                </wp:positionV>
                <wp:extent cx="1364776" cy="191069"/>
                <wp:effectExtent l="57150" t="19050" r="83185" b="952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76" cy="1910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49425" w14:textId="05B35544" w:rsidR="00C906B5" w:rsidRPr="00CF3769" w:rsidRDefault="00C906B5" w:rsidP="005528FC">
                            <w:pP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Su número de teléfono celular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C5395" id="Rectángulo 25" o:spid="_x0000_s1028" style="position:absolute;margin-left:117.15pt;margin-top:17.25pt;width:107.45pt;height:15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" fillcolor="white [3212]" strokecolor="black [3040]">
                <v:shadow on="t" color="black" opacity="22937f" origin=",.5" offset="0,.63889mm"/>
                <v:textbox>
                  <w:txbxContent>
                    <w:p w14:paraId="75649425" w14:textId="05B35544" w:rsidR="00C906B5" w:rsidRPr="00CF3769" w:rsidRDefault="00C906B5" w:rsidP="005528FC">
                      <w:pPr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lang w:val="es-MX"/>
                        </w:rPr>
                        <w:t>Su número de teléfono celular</w:t>
                      </w:r>
                    </w:p>
                  </w:txbxContent>
                </v:textbox>
              </v:rect>
            </w:pict>
          </mc:Fallback>
        </mc:AlternateContent>
      </w:r>
    </w:p>
    <w:p w14:paraId="5253CB6A" w14:textId="1C2F093A" w:rsidR="00CF3769" w:rsidRDefault="005528FC" w:rsidP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85A598" wp14:editId="30802F77">
                <wp:simplePos x="0" y="0"/>
                <wp:positionH relativeFrom="column">
                  <wp:posOffset>2531660</wp:posOffset>
                </wp:positionH>
                <wp:positionV relativeFrom="paragraph">
                  <wp:posOffset>264890</wp:posOffset>
                </wp:positionV>
                <wp:extent cx="791485" cy="81886"/>
                <wp:effectExtent l="57150" t="95250" r="0" b="10922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485" cy="81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4E371" id="Conector recto de flecha 33" o:spid="_x0000_s1026" type="#_x0000_t32" style="position:absolute;margin-left:199.35pt;margin-top:20.85pt;width:62.3pt;height:6.4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30C246" wp14:editId="4298EB83">
                <wp:simplePos x="0" y="0"/>
                <wp:positionH relativeFrom="column">
                  <wp:posOffset>3390692</wp:posOffset>
                </wp:positionH>
                <wp:positionV relativeFrom="paragraph">
                  <wp:posOffset>86483</wp:posOffset>
                </wp:positionV>
                <wp:extent cx="2811439" cy="388961"/>
                <wp:effectExtent l="57150" t="19050" r="84455" b="8763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439" cy="3889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AC9E6" w14:textId="7E81B7F3" w:rsidR="00C906B5" w:rsidRPr="005528FC" w:rsidRDefault="00C906B5" w:rsidP="005528FC">
                            <w:pPr>
                              <w:rPr>
                                <w:color w:val="000000" w:themeColor="text1"/>
                                <w:sz w:val="14"/>
                                <w:lang w:val="es-MX"/>
                              </w:rPr>
                            </w:pPr>
                            <w:r w:rsidRPr="005528FC">
                              <w:rPr>
                                <w:color w:val="000000" w:themeColor="text1"/>
                                <w:sz w:val="14"/>
                                <w:lang w:val="es-MX"/>
                              </w:rPr>
                              <w:t xml:space="preserve">Aquí cree una contraseña con la que accederá a su cuenta, asegúrese de recordarla </w:t>
                            </w:r>
                            <w:r>
                              <w:rPr>
                                <w:color w:val="000000" w:themeColor="text1"/>
                                <w:sz w:val="14"/>
                                <w:lang w:val="es-MX"/>
                              </w:rPr>
                              <w:t>después.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0C246" id="Rectángulo 32" o:spid="_x0000_s1029" style="position:absolute;margin-left:267pt;margin-top:6.8pt;width:221.35pt;height:30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" fillcolor="white [3212]" strokecolor="black [3040]">
                <v:shadow on="t" color="black" opacity="22937f" origin=",.5" offset="0,.63889mm"/>
                <v:textbox>
                  <w:txbxContent>
                    <w:p w14:paraId="4BDAC9E6" w14:textId="7E81B7F3" w:rsidR="00C906B5" w:rsidRPr="005528FC" w:rsidRDefault="00C906B5" w:rsidP="005528FC">
                      <w:pPr>
                        <w:rPr>
                          <w:color w:val="000000" w:themeColor="text1"/>
                          <w:sz w:val="14"/>
                          <w:lang w:val="es-MX"/>
                        </w:rPr>
                      </w:pPr>
                      <w:r w:rsidRPr="005528FC">
                        <w:rPr>
                          <w:color w:val="000000" w:themeColor="text1"/>
                          <w:sz w:val="14"/>
                          <w:lang w:val="es-MX"/>
                        </w:rPr>
                        <w:t xml:space="preserve">Aquí cree una contraseña con la que accederá a su cuenta, asegúrese de recordarla </w:t>
                      </w:r>
                      <w:r>
                        <w:rPr>
                          <w:color w:val="000000" w:themeColor="text1"/>
                          <w:sz w:val="14"/>
                          <w:lang w:val="es-MX"/>
                        </w:rPr>
                        <w:t>después.</w:t>
                      </w:r>
                    </w:p>
                  </w:txbxContent>
                </v:textbox>
              </v:rect>
            </w:pict>
          </mc:Fallback>
        </mc:AlternateContent>
      </w:r>
    </w:p>
    <w:p w14:paraId="26A589BE" w14:textId="4A39ECB8" w:rsidR="00AF19D1" w:rsidRDefault="00AF19D1" w:rsidP="000D7F18"/>
    <w:p w14:paraId="22CE37FE" w14:textId="17F92EB9" w:rsidR="005528FC" w:rsidRDefault="005528FC" w:rsidP="000D7F18"/>
    <w:p w14:paraId="23388498" w14:textId="4A437CA1" w:rsidR="005528FC" w:rsidRDefault="005528FC" w:rsidP="000D7F18"/>
    <w:p w14:paraId="1A111C49" w14:textId="1D76D04C" w:rsidR="005528FC" w:rsidRDefault="005528FC" w:rsidP="000D7F18"/>
    <w:p w14:paraId="7221BACA" w14:textId="1307C6A8" w:rsidR="005528FC" w:rsidRDefault="005528FC" w:rsidP="000D7F18"/>
    <w:p w14:paraId="2C5CC478" w14:textId="7DE9F43A" w:rsidR="005528FC" w:rsidRDefault="005528FC" w:rsidP="000D7F18"/>
    <w:p w14:paraId="2BC6B19D" w14:textId="0298284E" w:rsidR="005528FC" w:rsidRDefault="005528FC" w:rsidP="000D7F18">
      <w:r>
        <w:t>4. Finalizado el re</w:t>
      </w:r>
      <w:r w:rsidR="00843CB6">
        <w:t>gistro de sus datos, haz clic</w:t>
      </w:r>
      <w:r>
        <w:t xml:space="preserve"> en el botón rojo de “Crear cuenta”, de esta forma el sistema guardara sus datos.</w:t>
      </w:r>
    </w:p>
    <w:p w14:paraId="211749B2" w14:textId="6E498E82" w:rsidR="005528FC" w:rsidRPr="00F45520" w:rsidRDefault="005528FC" w:rsidP="000D7F18">
      <w:r w:rsidRPr="00F45520">
        <w:rPr>
          <w:noProof/>
        </w:rPr>
        <w:drawing>
          <wp:anchor distT="0" distB="0" distL="114300" distR="114300" simplePos="0" relativeHeight="251713536" behindDoc="0" locked="0" layoutInCell="1" allowOverlap="1" wp14:anchorId="05382597" wp14:editId="55F4F1D4">
            <wp:simplePos x="0" y="0"/>
            <wp:positionH relativeFrom="column">
              <wp:posOffset>1110615</wp:posOffset>
            </wp:positionH>
            <wp:positionV relativeFrom="paragraph">
              <wp:posOffset>86360</wp:posOffset>
            </wp:positionV>
            <wp:extent cx="1486535" cy="332740"/>
            <wp:effectExtent l="0" t="0" r="0" b="0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96"/>
                    <a:stretch/>
                  </pic:blipFill>
                  <pic:spPr bwMode="auto">
                    <a:xfrm>
                      <a:off x="0" y="0"/>
                      <a:ext cx="1486535" cy="33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1FB9E" w14:textId="2538325F" w:rsidR="00AF19D1" w:rsidRPr="00F45520" w:rsidRDefault="00AF19D1" w:rsidP="000D7F18"/>
    <w:p w14:paraId="5C3E9BB6" w14:textId="348C4E27" w:rsidR="00AF19D1" w:rsidRPr="00F45520" w:rsidRDefault="00AF19D1" w:rsidP="000D7F18"/>
    <w:p w14:paraId="22868B04" w14:textId="3B350C52" w:rsidR="00AF19D1" w:rsidRPr="00F45520" w:rsidRDefault="00AF19D1" w:rsidP="000D7F18"/>
    <w:p w14:paraId="30E644EE" w14:textId="315663FD" w:rsidR="00AF19D1" w:rsidRDefault="005528FC" w:rsidP="005528FC">
      <w:r>
        <w:t>Ahora, una vez registrado, el sistema lo redirigirá al inicio de sesión, en esta pantalla usted</w:t>
      </w:r>
      <w:r w:rsidR="00762C46" w:rsidRPr="00F45520">
        <w:t xml:space="preserve"> debe </w:t>
      </w:r>
      <w:r>
        <w:t>digitar el nombre o correo que digito y la contraseña, luego presione</w:t>
      </w:r>
      <w:r w:rsidR="00762C46" w:rsidRPr="00F45520">
        <w:t xml:space="preserve"> sobre el botón Ingresar tal como se muestra en la figura de referencia. </w:t>
      </w:r>
    </w:p>
    <w:p w14:paraId="02919DF5" w14:textId="167FD0D5" w:rsidR="00CF3769" w:rsidRDefault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519466AE" w14:textId="4913D57B" w:rsidR="005528FC" w:rsidRDefault="005528FC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5528FC">
        <w:rPr>
          <w:noProof/>
        </w:rPr>
        <w:drawing>
          <wp:anchor distT="0" distB="0" distL="114300" distR="114300" simplePos="0" relativeHeight="251714560" behindDoc="0" locked="0" layoutInCell="1" allowOverlap="1" wp14:anchorId="031C6B00" wp14:editId="79080350">
            <wp:simplePos x="0" y="0"/>
            <wp:positionH relativeFrom="column">
              <wp:posOffset>1678305</wp:posOffset>
            </wp:positionH>
            <wp:positionV relativeFrom="paragraph">
              <wp:posOffset>52705</wp:posOffset>
            </wp:positionV>
            <wp:extent cx="1951355" cy="2344420"/>
            <wp:effectExtent l="0" t="0" r="0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6E51A" w14:textId="120E2387" w:rsidR="00CF3769" w:rsidRDefault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5CA3FED0" w14:textId="506230E1" w:rsidR="00CF3769" w:rsidRDefault="005528FC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C69A2A" wp14:editId="1825633E">
                <wp:simplePos x="0" y="0"/>
                <wp:positionH relativeFrom="column">
                  <wp:posOffset>2074461</wp:posOffset>
                </wp:positionH>
                <wp:positionV relativeFrom="paragraph">
                  <wp:posOffset>158380</wp:posOffset>
                </wp:positionV>
                <wp:extent cx="1596058" cy="177421"/>
                <wp:effectExtent l="57150" t="19050" r="80645" b="8953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058" cy="1774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BC78D" w14:textId="4A9FF37A" w:rsidR="00C906B5" w:rsidRPr="00CF3769" w:rsidRDefault="00C906B5" w:rsidP="005528FC">
                            <w:pP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Escriba el correo con el cual se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69A2A" id="Rectángulo 37" o:spid="_x0000_s1030" style="position:absolute;margin-left:163.35pt;margin-top:12.45pt;width:125.65pt;height:13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" fillcolor="white [3212]" strokecolor="black [3040]">
                <v:shadow on="t" color="black" opacity="22937f" origin=",.5" offset="0,.63889mm"/>
                <v:textbox>
                  <w:txbxContent>
                    <w:p w14:paraId="69BBC78D" w14:textId="4A9FF37A" w:rsidR="00C906B5" w:rsidRPr="00CF3769" w:rsidRDefault="00C906B5" w:rsidP="005528FC">
                      <w:pPr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lang w:val="es-MX"/>
                        </w:rPr>
                        <w:t>Escriba el correo con el cual se registro</w:t>
                      </w:r>
                    </w:p>
                  </w:txbxContent>
                </v:textbox>
              </v:rect>
            </w:pict>
          </mc:Fallback>
        </mc:AlternateContent>
      </w:r>
    </w:p>
    <w:p w14:paraId="54E1176D" w14:textId="360632D4" w:rsidR="00CF3769" w:rsidRDefault="005528FC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662B6C" wp14:editId="5CE117ED">
                <wp:simplePos x="0" y="0"/>
                <wp:positionH relativeFrom="column">
                  <wp:posOffset>2076972</wp:posOffset>
                </wp:positionH>
                <wp:positionV relativeFrom="paragraph">
                  <wp:posOffset>205740</wp:posOffset>
                </wp:positionV>
                <wp:extent cx="1555570" cy="218364"/>
                <wp:effectExtent l="57150" t="19050" r="83185" b="8699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570" cy="218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CE864" w14:textId="6547A315" w:rsidR="00C906B5" w:rsidRPr="00CF3769" w:rsidRDefault="00C906B5" w:rsidP="005528FC">
                            <w:pP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Escriba la contraseña que creo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62B6C" id="Rectángulo 38" o:spid="_x0000_s1031" style="position:absolute;margin-left:163.55pt;margin-top:16.2pt;width:122.5pt;height:17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" fillcolor="white [3212]" strokecolor="black [3040]">
                <v:shadow on="t" color="black" opacity="22937f" origin=",.5" offset="0,.63889mm"/>
                <v:textbox>
                  <w:txbxContent>
                    <w:p w14:paraId="62FCE864" w14:textId="6547A315" w:rsidR="00C906B5" w:rsidRPr="00CF3769" w:rsidRDefault="00C906B5" w:rsidP="005528FC">
                      <w:pPr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lang w:val="es-MX"/>
                        </w:rPr>
                        <w:t>Escriba la contraseña que creo</w:t>
                      </w:r>
                    </w:p>
                  </w:txbxContent>
                </v:textbox>
              </v:rect>
            </w:pict>
          </mc:Fallback>
        </mc:AlternateContent>
      </w:r>
    </w:p>
    <w:p w14:paraId="4D777FB1" w14:textId="26D8C1D0" w:rsidR="00CF3769" w:rsidRDefault="00843CB6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EB66F" wp14:editId="63EB6EB3">
                <wp:simplePos x="0" y="0"/>
                <wp:positionH relativeFrom="column">
                  <wp:posOffset>3932280</wp:posOffset>
                </wp:positionH>
                <wp:positionV relativeFrom="paragraph">
                  <wp:posOffset>184520</wp:posOffset>
                </wp:positionV>
                <wp:extent cx="1555570" cy="218364"/>
                <wp:effectExtent l="57150" t="19050" r="83185" b="8699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570" cy="2183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37B78" w14:textId="206A97C3" w:rsidR="00C906B5" w:rsidRPr="00CF3769" w:rsidRDefault="00C906B5" w:rsidP="00843CB6">
                            <w:pP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2"/>
                                <w:lang w:val="es-MX"/>
                              </w:rPr>
                              <w:t>Haga clic aquí para validar sus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EB66F" id="Rectángulo 40" o:spid="_x0000_s1032" style="position:absolute;margin-left:309.65pt;margin-top:14.55pt;width:122.5pt;height:17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" fillcolor="white [3212]" strokecolor="black [3040]">
                <v:shadow on="t" color="black" opacity="22937f" origin=",.5" offset="0,.63889mm"/>
                <v:textbox>
                  <w:txbxContent>
                    <w:p w14:paraId="67137B78" w14:textId="206A97C3" w:rsidR="00C906B5" w:rsidRPr="00CF3769" w:rsidRDefault="00C906B5" w:rsidP="00843CB6">
                      <w:pPr>
                        <w:rPr>
                          <w:color w:val="000000" w:themeColor="text1"/>
                          <w:sz w:val="12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2"/>
                          <w:lang w:val="es-MX"/>
                        </w:rPr>
                        <w:t>Haga clic aquí para validar sus datos</w:t>
                      </w:r>
                    </w:p>
                  </w:txbxContent>
                </v:textbox>
              </v:rect>
            </w:pict>
          </mc:Fallback>
        </mc:AlternateContent>
      </w:r>
    </w:p>
    <w:p w14:paraId="18024074" w14:textId="6EBE67AF" w:rsidR="00CF3769" w:rsidRDefault="00843CB6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1BF1EC" wp14:editId="3C591EA3">
                <wp:simplePos x="0" y="0"/>
                <wp:positionH relativeFrom="column">
                  <wp:posOffset>3527946</wp:posOffset>
                </wp:positionH>
                <wp:positionV relativeFrom="paragraph">
                  <wp:posOffset>16330</wp:posOffset>
                </wp:positionV>
                <wp:extent cx="682388" cy="62022"/>
                <wp:effectExtent l="57150" t="57150" r="41910" b="128905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88" cy="620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1C76D" id="Conector recto de flecha 39" o:spid="_x0000_s1026" type="#_x0000_t32" style="position:absolute;margin-left:277.8pt;margin-top:1.3pt;width:53.75pt;height:4.9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31288992" w14:textId="2E9AD4D3" w:rsidR="00CF3769" w:rsidRDefault="00CF3769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4E8F47D2" w14:textId="7B8A62D0" w:rsidR="00AF19D1" w:rsidRDefault="00AF19D1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96AE695" w14:textId="7411C78A" w:rsidR="00843CB6" w:rsidRPr="00843CB6" w:rsidRDefault="00843CB6" w:rsidP="00843CB6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t>Si usted realizo todo el proceso anterior correctamente, el sitio lo llevara automáticamente a la página de inicio, caso contrario, verifique que todos sus datos estén bien escritos y realice nuevamente el proceso.</w:t>
      </w:r>
      <w:bookmarkStart w:id="87" w:name="_Toc240380931"/>
    </w:p>
    <w:p w14:paraId="78736C97" w14:textId="1EEEB624" w:rsidR="00DF5986" w:rsidRPr="00F45520" w:rsidRDefault="005D2D3B" w:rsidP="00754DA4">
      <w:pPr>
        <w:pStyle w:val="Ttulo3"/>
        <w:spacing w:before="0"/>
        <w:rPr>
          <w:sz w:val="22"/>
          <w:szCs w:val="22"/>
        </w:rPr>
      </w:pPr>
      <w:bookmarkStart w:id="88" w:name="_Toc241752699"/>
      <w:r w:rsidRPr="00F45520">
        <w:rPr>
          <w:sz w:val="22"/>
          <w:szCs w:val="22"/>
        </w:rPr>
        <w:t>2. GESTIÓN DE PERFIL</w:t>
      </w:r>
      <w:bookmarkEnd w:id="87"/>
      <w:bookmarkEnd w:id="88"/>
      <w:r w:rsidRPr="00F45520">
        <w:rPr>
          <w:sz w:val="22"/>
          <w:szCs w:val="22"/>
        </w:rPr>
        <w:t xml:space="preserve"> </w:t>
      </w:r>
    </w:p>
    <w:p w14:paraId="7F19C77A" w14:textId="26491CC2" w:rsidR="00DF5986" w:rsidRPr="00F45520" w:rsidRDefault="00AA012B" w:rsidP="00DF5986">
      <w:r w:rsidRPr="00F45520">
        <w:t>Para revisar o editar su perfil se dirige a la parte superior derecha y le da click en donde aparece su nombre, ahí le debe aparecer “mi perfil”, ingresa a esa opción y le aparecerá el panel como en la imagen</w:t>
      </w:r>
      <w:r w:rsidR="00DF6141">
        <w:t xml:space="preserve"> de referencia</w:t>
      </w:r>
      <w:r w:rsidRPr="00F45520">
        <w:t xml:space="preserve"> y ahí puede realizar procedimientos como cambiar contraseña, consultar pedidos o revisar direcciones. </w:t>
      </w:r>
    </w:p>
    <w:p w14:paraId="1B067F72" w14:textId="2053ED7C" w:rsidR="00AA012B" w:rsidRPr="00F45520" w:rsidRDefault="00DF6141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F4552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75D948" wp14:editId="25B254A3">
                <wp:simplePos x="0" y="0"/>
                <wp:positionH relativeFrom="column">
                  <wp:posOffset>2660650</wp:posOffset>
                </wp:positionH>
                <wp:positionV relativeFrom="paragraph">
                  <wp:posOffset>290195</wp:posOffset>
                </wp:positionV>
                <wp:extent cx="1333500" cy="190500"/>
                <wp:effectExtent l="0" t="0" r="1905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90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B703E" w14:textId="6C9ABF73" w:rsidR="00C906B5" w:rsidRPr="009657BE" w:rsidRDefault="00C906B5" w:rsidP="00843CB6">
                            <w:pPr>
                              <w:rPr>
                                <w:color w:val="FFFFFF" w:themeColor="background1"/>
                                <w:sz w:val="12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2"/>
                                <w:szCs w:val="16"/>
                                <w:lang w:val="es-MX"/>
                              </w:rPr>
                              <w:t>Aqui también aparece su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5D948" id="Rectángulo 41" o:spid="_x0000_s1033" style="position:absolute;margin-left:209.5pt;margin-top:22.85pt;width:105pt;height: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" fillcolor="black [3213]" strokecolor="white [3212]" strokeweight="2pt">
                <v:textbox>
                  <w:txbxContent>
                    <w:p w14:paraId="7B3B703E" w14:textId="6C9ABF73" w:rsidR="00C906B5" w:rsidRPr="009657BE" w:rsidRDefault="00C906B5" w:rsidP="00843CB6">
                      <w:pPr>
                        <w:rPr>
                          <w:color w:val="FFFFFF" w:themeColor="background1"/>
                          <w:sz w:val="12"/>
                          <w:szCs w:val="16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sz w:val="12"/>
                          <w:szCs w:val="16"/>
                          <w:lang w:val="es-MX"/>
                        </w:rPr>
                        <w:t>Aqui también aparece su nombre</w:t>
                      </w:r>
                    </w:p>
                  </w:txbxContent>
                </v:textbox>
              </v:rect>
            </w:pict>
          </mc:Fallback>
        </mc:AlternateContent>
      </w:r>
      <w:r w:rsidRPr="00843CB6">
        <w:rPr>
          <w:noProof/>
        </w:rPr>
        <w:drawing>
          <wp:anchor distT="0" distB="0" distL="114300" distR="114300" simplePos="0" relativeHeight="251723775" behindDoc="0" locked="0" layoutInCell="1" allowOverlap="1" wp14:anchorId="4DAEA777" wp14:editId="40347D46">
            <wp:simplePos x="0" y="0"/>
            <wp:positionH relativeFrom="column">
              <wp:posOffset>1047750</wp:posOffset>
            </wp:positionH>
            <wp:positionV relativeFrom="paragraph">
              <wp:posOffset>188595</wp:posOffset>
            </wp:positionV>
            <wp:extent cx="4439285" cy="1435100"/>
            <wp:effectExtent l="0" t="0" r="0" b="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3F015" w14:textId="4396D9D4" w:rsidR="00AA012B" w:rsidRPr="00F45520" w:rsidRDefault="00550F08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F455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4E5E9C" wp14:editId="7AFF1D69">
                <wp:simplePos x="0" y="0"/>
                <wp:positionH relativeFrom="column">
                  <wp:posOffset>65506</wp:posOffset>
                </wp:positionH>
                <wp:positionV relativeFrom="paragraph">
                  <wp:posOffset>315595</wp:posOffset>
                </wp:positionV>
                <wp:extent cx="615950" cy="95097"/>
                <wp:effectExtent l="57150" t="19050" r="69850" b="9588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950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77127" w14:textId="3D725130" w:rsidR="00C906B5" w:rsidRPr="00550F08" w:rsidRDefault="00C906B5" w:rsidP="009657BE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  <w:rPrChange w:id="89" w:author="ESTUDIANTE" w:date="2026-09-17T16:16:00Z">
                                  <w:rPr>
                                    <w:color w:val="FFFFFF" w:themeColor="background1"/>
                                    <w:lang w:val="es-MX"/>
                                  </w:rPr>
                                </w:rPrChange>
                              </w:rPr>
                            </w:pPr>
                            <w:del w:id="90" w:author="ESTUDIANTE" w:date="2026-09-17T16:16:00Z">
                              <w:r w:rsidRPr="00550F08" w:rsidDel="00550F08">
                                <w:rPr>
                                  <w:color w:val="000000" w:themeColor="text1"/>
                                  <w:lang w:val="es-MX"/>
                                  <w:rPrChange w:id="91" w:author="ESTUDIANTE" w:date="2026-09-17T16:16:00Z"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rPrChange>
                                </w:rPr>
                                <w:delText>Nom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5E9C" id="Rectángulo 24" o:spid="_x0000_s1034" style="position:absolute;margin-left:5.15pt;margin-top:24.85pt;width:48.5pt;height: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" fillcolor="white [3212]" strokecolor="black [3040]">
                <v:shadow on="t" color="black" opacity="22937f" origin=",.5" offset="0,.63889mm"/>
                <v:textbox>
                  <w:txbxContent>
                    <w:p w14:paraId="04777127" w14:textId="3D725130" w:rsidR="00C906B5" w:rsidRPr="00550F08" w:rsidRDefault="00C906B5" w:rsidP="009657BE">
                      <w:pPr>
                        <w:jc w:val="center"/>
                        <w:rPr>
                          <w:color w:val="000000" w:themeColor="text1"/>
                          <w:lang w:val="es-MX"/>
                          <w:rPrChange w:id="92" w:author="ESTUDIANTE" w:date="2026-09-17T16:16:00Z">
                            <w:rPr>
                              <w:color w:val="FFFFFF" w:themeColor="background1"/>
                              <w:lang w:val="es-MX"/>
                            </w:rPr>
                          </w:rPrChange>
                        </w:rPr>
                      </w:pPr>
                      <w:del w:id="93" w:author="ESTUDIANTE" w:date="2026-09-17T16:16:00Z">
                        <w:r w:rsidRPr="00550F08" w:rsidDel="00550F08">
                          <w:rPr>
                            <w:color w:val="000000" w:themeColor="text1"/>
                            <w:lang w:val="es-MX"/>
                            <w:rPrChange w:id="94" w:author="ESTUDIANTE" w:date="2026-09-17T16:16:00Z">
                              <w:rPr>
                                <w:color w:val="FFFFFF" w:themeColor="background1"/>
                                <w:lang w:val="es-MX"/>
                              </w:rPr>
                            </w:rPrChange>
                          </w:rPr>
                          <w:delText>Nom</w:delText>
                        </w:r>
                      </w:del>
                    </w:p>
                  </w:txbxContent>
                </v:textbox>
              </v:rect>
            </w:pict>
          </mc:Fallback>
        </mc:AlternateContent>
      </w:r>
      <w:r w:rsidR="00843CB6" w:rsidRPr="00F45520">
        <w:rPr>
          <w:noProof/>
        </w:rPr>
        <w:drawing>
          <wp:anchor distT="0" distB="0" distL="114300" distR="114300" simplePos="0" relativeHeight="251677696" behindDoc="0" locked="0" layoutInCell="1" allowOverlap="1" wp14:anchorId="7965B58B" wp14:editId="08481923">
            <wp:simplePos x="0" y="0"/>
            <wp:positionH relativeFrom="column">
              <wp:posOffset>-302260</wp:posOffset>
            </wp:positionH>
            <wp:positionV relativeFrom="paragraph">
              <wp:posOffset>269875</wp:posOffset>
            </wp:positionV>
            <wp:extent cx="1053465" cy="88011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BD753" w14:textId="267DCFBA" w:rsidR="007164EF" w:rsidRPr="00F45520" w:rsidRDefault="00DF6141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F4552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74D7B0" wp14:editId="66CA0005">
                <wp:simplePos x="0" y="0"/>
                <wp:positionH relativeFrom="column">
                  <wp:posOffset>508000</wp:posOffset>
                </wp:positionH>
                <wp:positionV relativeFrom="paragraph">
                  <wp:posOffset>153035</wp:posOffset>
                </wp:positionV>
                <wp:extent cx="730250" cy="69850"/>
                <wp:effectExtent l="38100" t="57150" r="31750" b="8255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" cy="6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82386" id="Conector recto de flecha 21" o:spid="_x0000_s1026" type="#_x0000_t32" style="position:absolute;margin-left:40pt;margin-top:12.05pt;width:57.5pt;height:5.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955388E" w14:textId="61B6BEF7" w:rsidR="007164EF" w:rsidRPr="00F45520" w:rsidRDefault="00EB0878">
      <w:pPr>
        <w:pStyle w:val="Ttulo3"/>
        <w:spacing w:before="0"/>
        <w:rPr>
          <w:sz w:val="22"/>
          <w:szCs w:val="22"/>
        </w:rPr>
      </w:pPr>
      <w:bookmarkStart w:id="95" w:name="_Toc240380838"/>
      <w:bookmarkStart w:id="96" w:name="_Toc240380932"/>
      <w:bookmarkStart w:id="97" w:name="_Toc240550963"/>
      <w:bookmarkStart w:id="98" w:name="_Toc240553753"/>
      <w:bookmarkStart w:id="99" w:name="_Toc241752700"/>
      <w:r w:rsidRPr="00F4552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C2272C8" wp14:editId="738B255A">
                <wp:simplePos x="0" y="0"/>
                <wp:positionH relativeFrom="column">
                  <wp:posOffset>3879850</wp:posOffset>
                </wp:positionH>
                <wp:positionV relativeFrom="paragraph">
                  <wp:posOffset>220980</wp:posOffset>
                </wp:positionV>
                <wp:extent cx="1498600" cy="323850"/>
                <wp:effectExtent l="0" t="0" r="25400" b="1905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323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E0902" w14:textId="2D341BC8" w:rsidR="00C906B5" w:rsidRPr="00EB0878" w:rsidRDefault="00C906B5" w:rsidP="00EB0878">
                            <w:pPr>
                              <w:rPr>
                                <w:color w:val="FFFFFF" w:themeColor="background1"/>
                                <w:sz w:val="12"/>
                                <w:szCs w:val="16"/>
                                <w:lang w:val="es-MX"/>
                              </w:rPr>
                            </w:pPr>
                            <w:r w:rsidRPr="00EB0878">
                              <w:rPr>
                                <w:color w:val="FFFFFF" w:themeColor="background1"/>
                                <w:sz w:val="12"/>
                                <w:szCs w:val="16"/>
                                <w:lang w:val="es-MX"/>
                              </w:rPr>
                              <w:t>En este espacio podrá modificar su contraseña si lo desea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72C8" id="Rectángulo 44" o:spid="_x0000_s1035" style="position:absolute;margin-left:305.5pt;margin-top:17.4pt;width:118pt;height:25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" fillcolor="black [3213]" strokecolor="white [3212]" strokeweight="2pt">
                <v:textbox>
                  <w:txbxContent>
                    <w:p w14:paraId="760E0902" w14:textId="2D341BC8" w:rsidR="00C906B5" w:rsidRPr="00EB0878" w:rsidRDefault="00C906B5" w:rsidP="00EB0878">
                      <w:pPr>
                        <w:rPr>
                          <w:color w:val="FFFFFF" w:themeColor="background1"/>
                          <w:sz w:val="12"/>
                          <w:szCs w:val="16"/>
                          <w:lang w:val="es-MX"/>
                        </w:rPr>
                      </w:pPr>
                      <w:r w:rsidRPr="00EB0878">
                        <w:rPr>
                          <w:color w:val="FFFFFF" w:themeColor="background1"/>
                          <w:sz w:val="12"/>
                          <w:szCs w:val="16"/>
                          <w:lang w:val="es-MX"/>
                        </w:rPr>
                        <w:t>En este espacio podrá modificar su contraseña si lo desea</w:t>
                      </w:r>
                    </w:p>
                  </w:txbxContent>
                </v:textbox>
              </v:rect>
            </w:pict>
          </mc:Fallback>
        </mc:AlternateContent>
      </w:r>
      <w:r w:rsidR="00DF6141" w:rsidRPr="00F4552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2852CB" wp14:editId="34A452BB">
                <wp:simplePos x="0" y="0"/>
                <wp:positionH relativeFrom="column">
                  <wp:posOffset>2415540</wp:posOffset>
                </wp:positionH>
                <wp:positionV relativeFrom="paragraph">
                  <wp:posOffset>220980</wp:posOffset>
                </wp:positionV>
                <wp:extent cx="1212215" cy="170180"/>
                <wp:effectExtent l="0" t="0" r="26035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1701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9A7BF" w14:textId="394671BB" w:rsidR="00C906B5" w:rsidRPr="008A566B" w:rsidRDefault="00C906B5" w:rsidP="009657BE">
                            <w:pPr>
                              <w:rPr>
                                <w:color w:val="FFFFFF" w:themeColor="background1"/>
                                <w:sz w:val="8"/>
                                <w:szCs w:val="16"/>
                                <w:lang w:val="es-MX"/>
                              </w:rPr>
                            </w:pPr>
                            <w:r w:rsidRPr="008A566B">
                              <w:rPr>
                                <w:color w:val="FFFFFF" w:themeColor="background1"/>
                                <w:sz w:val="8"/>
                                <w:szCs w:val="16"/>
                                <w:lang w:val="es-MX"/>
                              </w:rPr>
                              <w:t>Aquí deberá aparecer su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852CB" id="Rectángulo 27" o:spid="_x0000_s1036" style="position:absolute;margin-left:190.2pt;margin-top:17.4pt;width:95.45pt;height:13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" fillcolor="black [3213]" strokecolor="white [3212]" strokeweight="2pt">
                <v:textbox>
                  <w:txbxContent>
                    <w:p w14:paraId="3DB9A7BF" w14:textId="394671BB" w:rsidR="00C906B5" w:rsidRPr="008A566B" w:rsidRDefault="00C906B5" w:rsidP="009657BE">
                      <w:pPr>
                        <w:rPr>
                          <w:color w:val="FFFFFF" w:themeColor="background1"/>
                          <w:sz w:val="8"/>
                          <w:szCs w:val="16"/>
                          <w:lang w:val="es-MX"/>
                        </w:rPr>
                      </w:pPr>
                      <w:r w:rsidRPr="008A566B">
                        <w:rPr>
                          <w:color w:val="FFFFFF" w:themeColor="background1"/>
                          <w:sz w:val="8"/>
                          <w:szCs w:val="16"/>
                          <w:lang w:val="es-MX"/>
                        </w:rPr>
                        <w:t>Aquí deberá aparecer su nombre</w:t>
                      </w:r>
                    </w:p>
                  </w:txbxContent>
                </v:textbox>
              </v:rect>
            </w:pict>
          </mc:Fallback>
        </mc:AlternateContent>
      </w:r>
      <w:r w:rsidR="007164EF" w:rsidRPr="00F4552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9D2BD5" wp14:editId="1D62A42C">
                <wp:simplePos x="0" y="0"/>
                <wp:positionH relativeFrom="column">
                  <wp:posOffset>4599296</wp:posOffset>
                </wp:positionH>
                <wp:positionV relativeFrom="paragraph">
                  <wp:posOffset>282774</wp:posOffset>
                </wp:positionV>
                <wp:extent cx="422568" cy="170351"/>
                <wp:effectExtent l="38100" t="38100" r="53975" b="9652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568" cy="170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DA35B" id="Conector recto de flecha 17" o:spid="_x0000_s1026" type="#_x0000_t32" style="position:absolute;margin-left:362.15pt;margin-top:22.25pt;width:33.25pt;height:13.4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bookmarkEnd w:id="95"/>
      <w:bookmarkEnd w:id="96"/>
      <w:bookmarkEnd w:id="97"/>
      <w:bookmarkEnd w:id="98"/>
      <w:bookmarkEnd w:id="99"/>
    </w:p>
    <w:p w14:paraId="33D0ED56" w14:textId="3CEA606C" w:rsidR="007164EF" w:rsidRPr="00F45520" w:rsidRDefault="002F7A1B" w:rsidP="007164EF">
      <w:pPr>
        <w:rPr>
          <w:b/>
          <w:bCs/>
        </w:rPr>
      </w:pPr>
      <w:r w:rsidRPr="00F45520">
        <w:rPr>
          <w:b/>
          <w:bCs/>
        </w:rPr>
        <w:t xml:space="preserve">                                                      </w:t>
      </w:r>
    </w:p>
    <w:p w14:paraId="790BDE38" w14:textId="6BBDD172" w:rsidR="00F45520" w:rsidRDefault="00F45520">
      <w:pPr>
        <w:pStyle w:val="Ttulo3"/>
        <w:spacing w:before="0"/>
        <w:rPr>
          <w:sz w:val="22"/>
          <w:szCs w:val="22"/>
        </w:rPr>
      </w:pPr>
      <w:bookmarkStart w:id="100" w:name="_Toc240380933"/>
    </w:p>
    <w:p w14:paraId="262E5442" w14:textId="57D61475" w:rsidR="00717618" w:rsidRPr="00F45520" w:rsidRDefault="00EB0878">
      <w:pPr>
        <w:pStyle w:val="Ttulo3"/>
        <w:spacing w:before="0"/>
        <w:rPr>
          <w:sz w:val="22"/>
          <w:szCs w:val="22"/>
        </w:rPr>
      </w:pPr>
      <w:bookmarkStart w:id="101" w:name="_Toc241752701"/>
      <w:r w:rsidRPr="00F45520">
        <w:rPr>
          <w:sz w:val="22"/>
          <w:szCs w:val="22"/>
        </w:rPr>
        <w:t>3. CATÁLOGO, FILTROS Y OPERACIONES BÁSICAS</w:t>
      </w:r>
      <w:bookmarkEnd w:id="100"/>
      <w:bookmarkEnd w:id="101"/>
      <w:r w:rsidR="008A566B">
        <w:rPr>
          <w:sz w:val="22"/>
          <w:szCs w:val="22"/>
        </w:rPr>
        <w:t xml:space="preserve">                                                         </w:t>
      </w:r>
      <w:del w:id="102" w:author="ESTUDIANTE" w:date="2026-09-17T16:18:00Z">
        <w:r w:rsidR="008A566B" w:rsidDel="00550F08">
          <w:rPr>
            <w:sz w:val="22"/>
            <w:szCs w:val="22"/>
          </w:rPr>
          <w:delText xml:space="preserve"> </w:delText>
        </w:r>
      </w:del>
      <w:r w:rsidR="008A566B">
        <w:rPr>
          <w:sz w:val="22"/>
          <w:szCs w:val="22"/>
        </w:rPr>
        <w:t xml:space="preserve">                                                                                       </w:t>
      </w:r>
    </w:p>
    <w:p w14:paraId="564D1340" w14:textId="67D40C47" w:rsidR="00EB0878" w:rsidRPr="00F45520" w:rsidRDefault="00EB0878" w:rsidP="00EB0878">
      <w:pPr>
        <w:pStyle w:val="Ttulo3"/>
        <w:spacing w:befor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A566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  <w:bookmarkStart w:id="103" w:name="_Toc241752702"/>
      <w:r>
        <w:rPr>
          <w:sz w:val="22"/>
          <w:szCs w:val="22"/>
        </w:rPr>
        <w:t xml:space="preserve">3.1. </w:t>
      </w:r>
      <w:r w:rsidR="008A566B">
        <w:rPr>
          <w:sz w:val="22"/>
          <w:szCs w:val="22"/>
        </w:rPr>
        <w:t>Página</w:t>
      </w:r>
      <w:r>
        <w:rPr>
          <w:sz w:val="22"/>
          <w:szCs w:val="22"/>
        </w:rPr>
        <w:t xml:space="preserve"> principal</w:t>
      </w:r>
      <w:bookmarkEnd w:id="103"/>
      <w:r w:rsidRPr="00F45520">
        <w:rPr>
          <w:sz w:val="22"/>
          <w:szCs w:val="22"/>
        </w:rPr>
        <w:t xml:space="preserve"> </w:t>
      </w:r>
    </w:p>
    <w:p w14:paraId="5A6340C4" w14:textId="3FCF8E66" w:rsidR="00717618" w:rsidRPr="00EB0878" w:rsidRDefault="00EB0878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 w:themeColor="text1"/>
          <w:sz w:val="24"/>
          <w:szCs w:val="24"/>
        </w:rPr>
      </w:pPr>
      <w:r w:rsidRPr="00EB0878">
        <w:rPr>
          <w:color w:val="000000" w:themeColor="text1"/>
          <w:spacing w:val="8"/>
        </w:rPr>
        <w:t>En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la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página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de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inicio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se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presentan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de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manera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aleatoria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una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selección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de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productos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disponibles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en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nuestro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sitio.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Estos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artículos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incluyen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un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botón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para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vista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rápida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y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otro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para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añadir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al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carrito,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lo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que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permite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al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usuario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consultar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la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variedad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de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bCs/>
          <w:color w:val="000000" w:themeColor="text1"/>
          <w:spacing w:val="8"/>
        </w:rPr>
        <w:t>prendas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 w:rsidRPr="00EB0878">
        <w:rPr>
          <w:color w:val="000000" w:themeColor="text1"/>
          <w:spacing w:val="8"/>
        </w:rPr>
        <w:t>que</w:t>
      </w:r>
      <w:r w:rsidRPr="00EB0878">
        <w:rPr>
          <w:color w:val="000000" w:themeColor="text1"/>
          <w:spacing w:val="8"/>
          <w:shd w:val="clear" w:color="auto" w:fill="FFFFFF"/>
        </w:rPr>
        <w:t xml:space="preserve"> </w:t>
      </w:r>
      <w:r>
        <w:rPr>
          <w:color w:val="000000" w:themeColor="text1"/>
          <w:spacing w:val="8"/>
        </w:rPr>
        <w:t>nuestra marca vende</w:t>
      </w:r>
      <w:r w:rsidRPr="00EB0878">
        <w:rPr>
          <w:bCs/>
          <w:color w:val="000000" w:themeColor="text1"/>
          <w:spacing w:val="8"/>
        </w:rPr>
        <w:t>.</w:t>
      </w:r>
    </w:p>
    <w:p w14:paraId="00C1FC43" w14:textId="25394B7A" w:rsidR="009657BE" w:rsidRDefault="009657B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2CB88269" w14:textId="6D34FF76" w:rsidR="00754DA4" w:rsidRDefault="00EB087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9657BE">
        <w:rPr>
          <w:noProof/>
        </w:rPr>
        <w:drawing>
          <wp:anchor distT="0" distB="0" distL="114300" distR="114300" simplePos="0" relativeHeight="251689984" behindDoc="0" locked="0" layoutInCell="1" allowOverlap="1" wp14:anchorId="26208AD9" wp14:editId="5C390513">
            <wp:simplePos x="0" y="0"/>
            <wp:positionH relativeFrom="column">
              <wp:posOffset>391795</wp:posOffset>
            </wp:positionH>
            <wp:positionV relativeFrom="paragraph">
              <wp:posOffset>8890</wp:posOffset>
            </wp:positionV>
            <wp:extent cx="4030980" cy="3186430"/>
            <wp:effectExtent l="0" t="0" r="762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37" t="1406" r="2037" b="-1406"/>
                    <a:stretch/>
                  </pic:blipFill>
                  <pic:spPr>
                    <a:xfrm>
                      <a:off x="0" y="0"/>
                      <a:ext cx="403098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FBC81" w14:textId="0C339EE8" w:rsidR="00754DA4" w:rsidRDefault="00754DA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29F69D9" w14:textId="78F0FCA3" w:rsidR="00754DA4" w:rsidRDefault="00754DA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38AC5A29" w14:textId="77777777" w:rsidR="00754DA4" w:rsidRDefault="00754DA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3C0AAFAA" w14:textId="7BD1A586" w:rsidR="009657BE" w:rsidRPr="00F45520" w:rsidRDefault="009657BE" w:rsidP="00754DA4">
      <w:pPr>
        <w:pStyle w:val="Ttulo3"/>
        <w:spacing w:before="0"/>
        <w:rPr>
          <w:sz w:val="22"/>
          <w:szCs w:val="22"/>
        </w:rPr>
      </w:pPr>
    </w:p>
    <w:p w14:paraId="34C7F28D" w14:textId="09C9ABE2" w:rsidR="009657BE" w:rsidRPr="00F45520" w:rsidRDefault="009657BE" w:rsidP="009657BE"/>
    <w:p w14:paraId="3A98133E" w14:textId="2654C676" w:rsidR="009657BE" w:rsidRPr="00F45520" w:rsidRDefault="009657BE" w:rsidP="00754DA4">
      <w:pPr>
        <w:pStyle w:val="Ttulo3"/>
        <w:spacing w:before="0"/>
        <w:rPr>
          <w:sz w:val="22"/>
          <w:szCs w:val="22"/>
        </w:rPr>
      </w:pPr>
    </w:p>
    <w:p w14:paraId="755EE2A9" w14:textId="3B3F987C" w:rsidR="009657BE" w:rsidRPr="00F45520" w:rsidRDefault="009657BE" w:rsidP="009657BE"/>
    <w:p w14:paraId="7B0BD4B4" w14:textId="5E5071B9" w:rsidR="009657BE" w:rsidRPr="00F45520" w:rsidRDefault="009657BE" w:rsidP="009657BE"/>
    <w:p w14:paraId="6C5B174E" w14:textId="01C30C5E" w:rsidR="009657BE" w:rsidRPr="00F45520" w:rsidRDefault="009657BE" w:rsidP="009657BE"/>
    <w:p w14:paraId="167AC455" w14:textId="472BD5C4" w:rsidR="009657BE" w:rsidRPr="00F45520" w:rsidRDefault="009657BE" w:rsidP="009657BE"/>
    <w:p w14:paraId="415A6E59" w14:textId="5C774ACE" w:rsidR="009657BE" w:rsidRPr="00F45520" w:rsidRDefault="009657BE" w:rsidP="009657BE"/>
    <w:p w14:paraId="7C60327B" w14:textId="32A6535F" w:rsidR="009657BE" w:rsidRPr="00F45520" w:rsidRDefault="009657BE" w:rsidP="009657BE"/>
    <w:p w14:paraId="595879E3" w14:textId="66014D35" w:rsidR="009657BE" w:rsidRPr="00F45520" w:rsidRDefault="009657BE" w:rsidP="009657BE"/>
    <w:p w14:paraId="586CA492" w14:textId="6DECEE4D" w:rsidR="00EB0878" w:rsidRDefault="00EB0878" w:rsidP="00EB0878">
      <w:pPr>
        <w:pStyle w:val="Ttulo3"/>
        <w:spacing w:before="0"/>
        <w:rPr>
          <w:sz w:val="22"/>
          <w:szCs w:val="22"/>
        </w:rPr>
      </w:pPr>
    </w:p>
    <w:p w14:paraId="2B9EE237" w14:textId="77777777" w:rsidR="006E64AD" w:rsidRDefault="006E64AD" w:rsidP="006E64AD">
      <w:pPr>
        <w:pStyle w:val="Ttulo3"/>
        <w:spacing w:before="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3C43C932" w14:textId="77777777" w:rsidR="006E64AD" w:rsidDel="009B6AAF" w:rsidRDefault="006E64AD" w:rsidP="006E64AD">
      <w:pPr>
        <w:pStyle w:val="Ttulo3"/>
        <w:spacing w:before="0"/>
        <w:rPr>
          <w:del w:id="104" w:author="Angie Natalia Rivera Marroquin" w:date="2026-09-21T17:41:00Z"/>
          <w:sz w:val="22"/>
          <w:szCs w:val="22"/>
        </w:rPr>
      </w:pPr>
    </w:p>
    <w:p w14:paraId="37B9990E" w14:textId="456F5756" w:rsidR="006E64AD" w:rsidDel="009B6AAF" w:rsidRDefault="006E64AD" w:rsidP="006E64AD">
      <w:pPr>
        <w:pStyle w:val="Ttulo3"/>
        <w:spacing w:before="0"/>
        <w:rPr>
          <w:del w:id="105" w:author="Angie Natalia Rivera Marroquin" w:date="2026-09-21T17:41:00Z"/>
          <w:sz w:val="22"/>
          <w:szCs w:val="22"/>
        </w:rPr>
      </w:pPr>
    </w:p>
    <w:p w14:paraId="5B7644E6" w14:textId="633E1068" w:rsidR="00EE6E12" w:rsidDel="009B6AAF" w:rsidRDefault="00EE6E12" w:rsidP="00EE6E12">
      <w:pPr>
        <w:rPr>
          <w:del w:id="106" w:author="Angie Natalia Rivera Marroquin" w:date="2026-09-21T17:41:00Z"/>
        </w:rPr>
      </w:pPr>
    </w:p>
    <w:p w14:paraId="5F08525A" w14:textId="77777777" w:rsidR="00EE6E12" w:rsidRPr="00EE6E12" w:rsidRDefault="00EE6E12" w:rsidP="00EE6E12"/>
    <w:p w14:paraId="6B8FE50C" w14:textId="6603B813" w:rsidR="006E64AD" w:rsidRPr="00F45520" w:rsidRDefault="006E64AD" w:rsidP="006E64AD">
      <w:pPr>
        <w:pStyle w:val="Ttulo3"/>
        <w:spacing w:before="0"/>
        <w:rPr>
          <w:sz w:val="22"/>
          <w:szCs w:val="22"/>
        </w:rPr>
      </w:pPr>
      <w:bookmarkStart w:id="107" w:name="_Toc241752703"/>
      <w:r>
        <w:rPr>
          <w:sz w:val="22"/>
          <w:szCs w:val="22"/>
        </w:rPr>
        <w:t>3.1.2 Botón vista rapida</w:t>
      </w:r>
      <w:bookmarkEnd w:id="107"/>
    </w:p>
    <w:p w14:paraId="08B1B8DC" w14:textId="017810BB" w:rsidR="009657BE" w:rsidRPr="008A566B" w:rsidRDefault="008A566B" w:rsidP="009657BE">
      <w:pPr>
        <w:rPr>
          <w:color w:val="000000" w:themeColor="text1"/>
        </w:rPr>
      </w:pPr>
      <w:r w:rsidRPr="008A566B">
        <w:rPr>
          <w:color w:val="000000" w:themeColor="text1"/>
          <w:spacing w:val="8"/>
        </w:rPr>
        <w:t>Al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pulsar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el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botón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vista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rápida,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se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mostrará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el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precio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del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artículo,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una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breve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descripción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y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las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tallas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disponibles,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además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contar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con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un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botón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para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añadir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al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carrito.</w:t>
      </w:r>
    </w:p>
    <w:p w14:paraId="6071E0F0" w14:textId="76268343" w:rsidR="009657BE" w:rsidRPr="00F45520" w:rsidRDefault="008A566B" w:rsidP="00A54CD9">
      <w:pPr>
        <w:pStyle w:val="Ttulo3"/>
        <w:spacing w:before="0"/>
        <w:rPr>
          <w:sz w:val="22"/>
          <w:szCs w:val="22"/>
        </w:rPr>
      </w:pPr>
      <w:bookmarkStart w:id="108" w:name="_Toc240552498"/>
      <w:bookmarkStart w:id="109" w:name="_Toc240553757"/>
      <w:bookmarkStart w:id="110" w:name="_Toc241752704"/>
      <w:r w:rsidRPr="00F45520">
        <w:rPr>
          <w:noProof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1BAEED94" wp14:editId="574BF81D">
            <wp:simplePos x="0" y="0"/>
            <wp:positionH relativeFrom="column">
              <wp:posOffset>-288290</wp:posOffset>
            </wp:positionH>
            <wp:positionV relativeFrom="paragraph">
              <wp:posOffset>61849</wp:posOffset>
            </wp:positionV>
            <wp:extent cx="1357630" cy="1868170"/>
            <wp:effectExtent l="0" t="0" r="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9" t="1406" r="74908" b="58869"/>
                    <a:stretch/>
                  </pic:blipFill>
                  <pic:spPr bwMode="auto">
                    <a:xfrm>
                      <a:off x="0" y="0"/>
                      <a:ext cx="1357630" cy="1868170"/>
                    </a:xfrm>
                    <a:prstGeom prst="rect">
                      <a:avLst/>
                    </a:prstGeom>
                    <a:pattFill prst="dotDmnd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878" w:rsidRPr="00F45520">
        <w:rPr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60A44190" wp14:editId="079E622F">
            <wp:simplePos x="0" y="0"/>
            <wp:positionH relativeFrom="column">
              <wp:posOffset>1973580</wp:posOffset>
            </wp:positionH>
            <wp:positionV relativeFrom="paragraph">
              <wp:posOffset>55880</wp:posOffset>
            </wp:positionV>
            <wp:extent cx="3425190" cy="1908175"/>
            <wp:effectExtent l="0" t="0" r="381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08"/>
      <w:bookmarkEnd w:id="109"/>
      <w:bookmarkEnd w:id="110"/>
    </w:p>
    <w:p w14:paraId="2856372C" w14:textId="20533DC1" w:rsidR="009657BE" w:rsidRPr="00F45520" w:rsidRDefault="009657BE" w:rsidP="009657BE"/>
    <w:p w14:paraId="2B80382B" w14:textId="478AF3AA" w:rsidR="009657BE" w:rsidRPr="00F45520" w:rsidRDefault="009657BE" w:rsidP="009657BE"/>
    <w:p w14:paraId="63D9FEFB" w14:textId="1FA826ED" w:rsidR="009657BE" w:rsidRPr="00F45520" w:rsidRDefault="009657BE" w:rsidP="009657BE"/>
    <w:p w14:paraId="5710EEEE" w14:textId="108FCD61" w:rsidR="009657BE" w:rsidRPr="00F45520" w:rsidRDefault="009657BE" w:rsidP="009657BE"/>
    <w:p w14:paraId="20538AFD" w14:textId="372F8CB1" w:rsidR="009657BE" w:rsidRPr="00F45520" w:rsidRDefault="00EB0878" w:rsidP="009657BE">
      <w:bookmarkStart w:id="111" w:name="_Toc240380934"/>
      <w:r w:rsidRPr="00F4552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FE63B5" wp14:editId="34B572B7">
                <wp:simplePos x="0" y="0"/>
                <wp:positionH relativeFrom="column">
                  <wp:posOffset>812800</wp:posOffset>
                </wp:positionH>
                <wp:positionV relativeFrom="paragraph">
                  <wp:posOffset>71755</wp:posOffset>
                </wp:positionV>
                <wp:extent cx="1352550" cy="430530"/>
                <wp:effectExtent l="57150" t="57150" r="19050" b="8382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430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BD871" id="Conector recto de flecha 31" o:spid="_x0000_s1026" type="#_x0000_t32" style="position:absolute;margin-left:64pt;margin-top:5.65pt;width:106.5pt;height:33.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bookmarkEnd w:id="111"/>
    </w:p>
    <w:p w14:paraId="35B31620" w14:textId="53FE04BF" w:rsidR="009657BE" w:rsidRPr="00F45520" w:rsidRDefault="008A566B" w:rsidP="009657BE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199267E" wp14:editId="51300729">
                <wp:simplePos x="0" y="0"/>
                <wp:positionH relativeFrom="column">
                  <wp:posOffset>5099050</wp:posOffset>
                </wp:positionH>
                <wp:positionV relativeFrom="paragraph">
                  <wp:posOffset>101600</wp:posOffset>
                </wp:positionV>
                <wp:extent cx="1244600" cy="196850"/>
                <wp:effectExtent l="0" t="0" r="12700" b="1270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1968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838DF" w14:textId="2F8FFE21" w:rsidR="00C906B5" w:rsidRPr="008A566B" w:rsidRDefault="00C906B5" w:rsidP="00EB0878">
                            <w:pPr>
                              <w:rPr>
                                <w:sz w:val="12"/>
                                <w:szCs w:val="20"/>
                                <w:lang w:val="es-MX"/>
                              </w:rPr>
                            </w:pPr>
                            <w:r w:rsidRPr="008A566B">
                              <w:rPr>
                                <w:sz w:val="12"/>
                                <w:szCs w:val="20"/>
                                <w:lang w:val="es-MX"/>
                              </w:rPr>
                              <w:t>Acá puede seleccionar su 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9267E" id="Rectángulo 46" o:spid="_x0000_s1037" style="position:absolute;margin-left:401.5pt;margin-top:8pt;width:98pt;height:15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" fillcolor="white [3201]" strokecolor="black [3200]" strokeweight="2pt">
                <v:textbox>
                  <w:txbxContent>
                    <w:p w14:paraId="009838DF" w14:textId="2F8FFE21" w:rsidR="00C906B5" w:rsidRPr="008A566B" w:rsidRDefault="00C906B5" w:rsidP="00EB0878">
                      <w:pPr>
                        <w:rPr>
                          <w:sz w:val="12"/>
                          <w:szCs w:val="20"/>
                          <w:lang w:val="es-MX"/>
                        </w:rPr>
                      </w:pPr>
                      <w:r w:rsidRPr="008A566B">
                        <w:rPr>
                          <w:sz w:val="12"/>
                          <w:szCs w:val="20"/>
                          <w:lang w:val="es-MX"/>
                        </w:rPr>
                        <w:t>Acá puede seleccionar su talla</w:t>
                      </w:r>
                    </w:p>
                  </w:txbxContent>
                </v:textbox>
              </v:rect>
            </w:pict>
          </mc:Fallback>
        </mc:AlternateContent>
      </w:r>
    </w:p>
    <w:p w14:paraId="5875AE32" w14:textId="2386D254" w:rsidR="009657BE" w:rsidRPr="00F45520" w:rsidRDefault="008A566B" w:rsidP="009657BE">
      <w:r w:rsidRPr="00F4552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2EB2D1" wp14:editId="5B7EA26E">
                <wp:simplePos x="0" y="0"/>
                <wp:positionH relativeFrom="column">
                  <wp:posOffset>4470400</wp:posOffset>
                </wp:positionH>
                <wp:positionV relativeFrom="paragraph">
                  <wp:posOffset>86996</wp:posOffset>
                </wp:positionV>
                <wp:extent cx="584200" cy="50800"/>
                <wp:effectExtent l="57150" t="95250" r="0" b="10160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4525" id="Conector recto de flecha 47" o:spid="_x0000_s1026" type="#_x0000_t32" style="position:absolute;margin-left:352pt;margin-top:6.85pt;width:46pt;height:4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215EEB61" w14:textId="3D3E8BD2" w:rsidR="009657BE" w:rsidRPr="00F45520" w:rsidRDefault="009657BE" w:rsidP="009657BE"/>
    <w:p w14:paraId="0652DD92" w14:textId="74EA69B9" w:rsidR="009657BE" w:rsidRDefault="009657BE" w:rsidP="009657BE"/>
    <w:p w14:paraId="5FE6CFDF" w14:textId="77777777" w:rsidR="004B2252" w:rsidRPr="00F45520" w:rsidRDefault="004B2252" w:rsidP="009657BE"/>
    <w:p w14:paraId="035B268E" w14:textId="6F1CD75E" w:rsidR="009657BE" w:rsidRPr="00F45520" w:rsidRDefault="009657BE" w:rsidP="009657BE"/>
    <w:p w14:paraId="091D3824" w14:textId="18EF3908" w:rsidR="008A566B" w:rsidRPr="004B2252" w:rsidRDefault="008A566B" w:rsidP="004B2252">
      <w:pPr>
        <w:pStyle w:val="Ttulo3"/>
        <w:spacing w:before="0"/>
        <w:rPr>
          <w:sz w:val="22"/>
          <w:szCs w:val="22"/>
        </w:rPr>
      </w:pPr>
      <w:bookmarkStart w:id="112" w:name="_Toc241752705"/>
      <w:r>
        <w:rPr>
          <w:sz w:val="22"/>
          <w:szCs w:val="22"/>
        </w:rPr>
        <w:t>3.2. Catalogo</w:t>
      </w:r>
      <w:bookmarkEnd w:id="112"/>
      <w:r>
        <w:rPr>
          <w:sz w:val="22"/>
          <w:szCs w:val="22"/>
        </w:rPr>
        <w:t xml:space="preserve"> </w:t>
      </w:r>
    </w:p>
    <w:p w14:paraId="078A7354" w14:textId="73921E63" w:rsidR="008A566B" w:rsidRDefault="008A566B" w:rsidP="008A566B">
      <w:pPr>
        <w:rPr>
          <w:bCs/>
          <w:color w:val="000000" w:themeColor="text1"/>
          <w:spacing w:val="8"/>
        </w:rPr>
      </w:pPr>
      <w:r w:rsidRPr="008A566B">
        <w:rPr>
          <w:color w:val="000000" w:themeColor="text1"/>
          <w:spacing w:val="8"/>
        </w:rPr>
        <w:t>Si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desea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explorar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nuestro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catálogo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>
        <w:rPr>
          <w:bCs/>
          <w:color w:val="000000" w:themeColor="text1"/>
          <w:spacing w:val="8"/>
        </w:rPr>
        <w:t>completo</w:t>
      </w:r>
      <w:r w:rsidRPr="008A566B">
        <w:rPr>
          <w:bCs/>
          <w:color w:val="000000" w:themeColor="text1"/>
          <w:spacing w:val="8"/>
        </w:rPr>
        <w:t>,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>
        <w:rPr>
          <w:bCs/>
          <w:color w:val="000000" w:themeColor="text1"/>
          <w:spacing w:val="8"/>
        </w:rPr>
        <w:t>diríjase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hacia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debajo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los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productos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principales;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allí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encontrará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las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cinco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bCs/>
          <w:color w:val="000000" w:themeColor="text1"/>
          <w:spacing w:val="8"/>
        </w:rPr>
        <w:t>categorías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 w:rsidRPr="008A566B">
        <w:rPr>
          <w:color w:val="000000" w:themeColor="text1"/>
          <w:spacing w:val="8"/>
        </w:rPr>
        <w:t>de</w:t>
      </w:r>
      <w:r w:rsidRPr="008A566B">
        <w:rPr>
          <w:color w:val="000000" w:themeColor="text1"/>
          <w:spacing w:val="8"/>
          <w:shd w:val="clear" w:color="auto" w:fill="FFFFFF"/>
        </w:rPr>
        <w:t xml:space="preserve"> </w:t>
      </w:r>
      <w:r>
        <w:rPr>
          <w:bCs/>
          <w:color w:val="000000" w:themeColor="text1"/>
          <w:spacing w:val="8"/>
        </w:rPr>
        <w:t>artículos</w:t>
      </w:r>
      <w:r w:rsidRPr="008A566B">
        <w:rPr>
          <w:bCs/>
          <w:color w:val="000000" w:themeColor="text1"/>
          <w:spacing w:val="8"/>
        </w:rPr>
        <w:t>.</w:t>
      </w:r>
      <w:r>
        <w:rPr>
          <w:bCs/>
          <w:color w:val="000000" w:themeColor="text1"/>
          <w:spacing w:val="8"/>
        </w:rPr>
        <w:tab/>
        <w:t>Así como se observa en la imagen de referencia.</w:t>
      </w:r>
    </w:p>
    <w:p w14:paraId="7F99C399" w14:textId="46952D3D" w:rsidR="008A566B" w:rsidRPr="006E64AD" w:rsidRDefault="008A566B" w:rsidP="006E64AD">
      <w:pPr>
        <w:rPr>
          <w:color w:val="000000" w:themeColor="text1"/>
        </w:rPr>
      </w:pPr>
      <w:r w:rsidRPr="008A566B">
        <w:rPr>
          <w:noProof/>
        </w:rPr>
        <w:drawing>
          <wp:anchor distT="0" distB="0" distL="114300" distR="114300" simplePos="0" relativeHeight="251732992" behindDoc="0" locked="0" layoutInCell="1" allowOverlap="1" wp14:anchorId="65DA18DD" wp14:editId="2CCD4F8D">
            <wp:simplePos x="0" y="0"/>
            <wp:positionH relativeFrom="column">
              <wp:posOffset>654050</wp:posOffset>
            </wp:positionH>
            <wp:positionV relativeFrom="paragraph">
              <wp:posOffset>106680</wp:posOffset>
            </wp:positionV>
            <wp:extent cx="4248150" cy="2289175"/>
            <wp:effectExtent l="0" t="0" r="0" b="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520">
        <w:t xml:space="preserve"> </w:t>
      </w:r>
    </w:p>
    <w:p w14:paraId="4EAE4009" w14:textId="7A0231CA" w:rsidR="009657BE" w:rsidRPr="00F45520" w:rsidRDefault="009657BE" w:rsidP="009657BE">
      <w:pPr>
        <w:rPr>
          <w:u w:val="single"/>
        </w:rPr>
      </w:pPr>
    </w:p>
    <w:p w14:paraId="3959EE22" w14:textId="611BEE1B" w:rsidR="009657BE" w:rsidRPr="00F45520" w:rsidRDefault="008A566B" w:rsidP="009657BE">
      <w:r>
        <w:rPr>
          <w:color w:val="000000"/>
          <w:spacing w:val="8"/>
        </w:rPr>
        <w:br/>
      </w:r>
      <w:r>
        <w:rPr>
          <w:color w:val="000000"/>
          <w:spacing w:val="8"/>
        </w:rPr>
        <w:br/>
      </w:r>
    </w:p>
    <w:p w14:paraId="19A5E82A" w14:textId="75AAB364" w:rsidR="009657BE" w:rsidRPr="00F45520" w:rsidRDefault="009657BE" w:rsidP="009657BE"/>
    <w:p w14:paraId="7BC41B27" w14:textId="6BD24953" w:rsidR="009657BE" w:rsidRPr="00F45520" w:rsidRDefault="009657BE" w:rsidP="009657BE"/>
    <w:p w14:paraId="570E37B5" w14:textId="5BD40C2E" w:rsidR="009657BE" w:rsidRPr="00F45520" w:rsidRDefault="009657BE" w:rsidP="009657BE"/>
    <w:p w14:paraId="48B3E4C7" w14:textId="5B015ED7" w:rsidR="009657BE" w:rsidRPr="00F45520" w:rsidRDefault="009657BE" w:rsidP="009657BE"/>
    <w:p w14:paraId="52C8A633" w14:textId="2E6158D9" w:rsidR="009657BE" w:rsidRPr="00F45520" w:rsidRDefault="009657BE" w:rsidP="009657BE"/>
    <w:p w14:paraId="79AF146D" w14:textId="11225114" w:rsidR="009657BE" w:rsidRPr="00F45520" w:rsidRDefault="009657BE" w:rsidP="009657BE"/>
    <w:p w14:paraId="08DCD184" w14:textId="2C1E8FA5" w:rsidR="009657BE" w:rsidRPr="00F45520" w:rsidDel="009B6AAF" w:rsidRDefault="009657BE" w:rsidP="009657BE">
      <w:pPr>
        <w:rPr>
          <w:del w:id="113" w:author="Angie Natalia Rivera Marroquin" w:date="2026-09-21T17:42:00Z"/>
        </w:rPr>
      </w:pPr>
    </w:p>
    <w:p w14:paraId="319A03FD" w14:textId="7C97D760" w:rsidR="009657BE" w:rsidRPr="00F45520" w:rsidDel="009B6AAF" w:rsidRDefault="009657BE" w:rsidP="009657BE">
      <w:pPr>
        <w:rPr>
          <w:del w:id="114" w:author="Angie Natalia Rivera Marroquin" w:date="2026-09-21T17:42:00Z"/>
        </w:rPr>
      </w:pPr>
    </w:p>
    <w:p w14:paraId="682E6F3D" w14:textId="5EC09B6A" w:rsidR="009657BE" w:rsidRPr="00F45520" w:rsidDel="009B6AAF" w:rsidRDefault="009657BE" w:rsidP="009657BE">
      <w:pPr>
        <w:rPr>
          <w:del w:id="115" w:author="Angie Natalia Rivera Marroquin" w:date="2026-09-21T17:42:00Z"/>
        </w:rPr>
      </w:pPr>
    </w:p>
    <w:p w14:paraId="1FE34819" w14:textId="219B3BCF" w:rsidR="009657BE" w:rsidDel="009B6AAF" w:rsidRDefault="009657BE" w:rsidP="009657BE">
      <w:pPr>
        <w:rPr>
          <w:del w:id="116" w:author="Angie Natalia Rivera Marroquin" w:date="2026-09-21T17:42:00Z"/>
        </w:rPr>
      </w:pPr>
    </w:p>
    <w:p w14:paraId="5B52322A" w14:textId="7B5B5769" w:rsidR="006E64AD" w:rsidDel="009B6AAF" w:rsidRDefault="006E64AD" w:rsidP="009657BE">
      <w:pPr>
        <w:rPr>
          <w:del w:id="117" w:author="Angie Natalia Rivera Marroquin" w:date="2026-09-21T17:42:00Z"/>
        </w:rPr>
      </w:pPr>
    </w:p>
    <w:p w14:paraId="7A355565" w14:textId="6B1A0670" w:rsidR="006E64AD" w:rsidDel="009B6AAF" w:rsidRDefault="006E64AD" w:rsidP="009657BE">
      <w:pPr>
        <w:rPr>
          <w:del w:id="118" w:author="Angie Natalia Rivera Marroquin" w:date="2026-09-21T17:42:00Z"/>
        </w:rPr>
      </w:pPr>
    </w:p>
    <w:p w14:paraId="6075F58A" w14:textId="28599CE8" w:rsidR="006E64AD" w:rsidDel="009B6AAF" w:rsidRDefault="006E64AD" w:rsidP="009657BE">
      <w:pPr>
        <w:rPr>
          <w:del w:id="119" w:author="Angie Natalia Rivera Marroquin" w:date="2026-09-21T17:42:00Z"/>
        </w:rPr>
      </w:pPr>
    </w:p>
    <w:p w14:paraId="10E527BB" w14:textId="4231F44B" w:rsidR="006E64AD" w:rsidDel="009B6AAF" w:rsidRDefault="006E64AD" w:rsidP="009657BE">
      <w:pPr>
        <w:rPr>
          <w:del w:id="120" w:author="Angie Natalia Rivera Marroquin" w:date="2026-09-21T17:42:00Z"/>
        </w:rPr>
      </w:pPr>
    </w:p>
    <w:p w14:paraId="1175C667" w14:textId="6E491922" w:rsidR="006E64AD" w:rsidDel="009B6AAF" w:rsidRDefault="006E64AD" w:rsidP="009657BE">
      <w:pPr>
        <w:rPr>
          <w:del w:id="121" w:author="Angie Natalia Rivera Marroquin" w:date="2026-09-21T17:42:00Z"/>
        </w:rPr>
      </w:pPr>
    </w:p>
    <w:p w14:paraId="055624A4" w14:textId="54C861A6" w:rsidR="006E64AD" w:rsidDel="009B6AAF" w:rsidRDefault="006E64AD" w:rsidP="009657BE">
      <w:pPr>
        <w:rPr>
          <w:del w:id="122" w:author="Angie Natalia Rivera Marroquin" w:date="2026-09-21T17:42:00Z"/>
        </w:rPr>
      </w:pPr>
    </w:p>
    <w:p w14:paraId="2656EE61" w14:textId="7003C73E" w:rsidR="006E64AD" w:rsidDel="009B6AAF" w:rsidRDefault="006E64AD" w:rsidP="009657BE">
      <w:pPr>
        <w:rPr>
          <w:del w:id="123" w:author="Angie Natalia Rivera Marroquin" w:date="2026-09-21T17:42:00Z"/>
        </w:rPr>
      </w:pPr>
    </w:p>
    <w:p w14:paraId="5BFF84B7" w14:textId="74934F99" w:rsidR="006E64AD" w:rsidRDefault="006E64AD" w:rsidP="009657BE"/>
    <w:p w14:paraId="526188BB" w14:textId="02C75A5C" w:rsidR="006E64AD" w:rsidRDefault="006E64AD" w:rsidP="009657BE"/>
    <w:p w14:paraId="34E22888" w14:textId="6339AA38" w:rsidR="006E64AD" w:rsidRDefault="006E64AD" w:rsidP="009657BE"/>
    <w:p w14:paraId="36441BC2" w14:textId="6DE9AD27" w:rsidR="006E64AD" w:rsidRDefault="006E64AD" w:rsidP="009657BE"/>
    <w:p w14:paraId="38A49C8A" w14:textId="1E163F37" w:rsidR="006E64AD" w:rsidRDefault="006E64AD" w:rsidP="009657BE"/>
    <w:p w14:paraId="5683D5BB" w14:textId="77777777" w:rsidR="006E64AD" w:rsidRPr="00F45520" w:rsidRDefault="006E64AD" w:rsidP="009657BE"/>
    <w:p w14:paraId="2AAE2FAE" w14:textId="49997E4F" w:rsidR="004B2252" w:rsidRDefault="004B2252" w:rsidP="004B2252">
      <w:pPr>
        <w:pStyle w:val="Ttulo3"/>
        <w:spacing w:before="0"/>
        <w:rPr>
          <w:sz w:val="22"/>
          <w:szCs w:val="22"/>
        </w:rPr>
      </w:pPr>
      <w:bookmarkStart w:id="124" w:name="_Toc241752706"/>
      <w:r>
        <w:rPr>
          <w:sz w:val="22"/>
          <w:szCs w:val="22"/>
        </w:rPr>
        <w:t>3.3. Filtros</w:t>
      </w:r>
      <w:bookmarkEnd w:id="124"/>
    </w:p>
    <w:p w14:paraId="760433EC" w14:textId="2947FB33" w:rsidR="004B2252" w:rsidRDefault="004B2252" w:rsidP="004B2252">
      <w:r>
        <w:t xml:space="preserve">Tanto en la sección de arriba como en la sección de abajo, podrá encontrar nuestros filtros, estos le permitirán a usted navegar entre las paginas tales como; Mujer, hombre, ofertas o regresar a la página principal </w:t>
      </w:r>
    </w:p>
    <w:p w14:paraId="7A52939F" w14:textId="566D7FF3" w:rsidR="004B2252" w:rsidRPr="004B2252" w:rsidRDefault="006E64AD" w:rsidP="004B2252">
      <w:r w:rsidRPr="004B2252">
        <w:rPr>
          <w:noProof/>
        </w:rPr>
        <w:drawing>
          <wp:anchor distT="0" distB="0" distL="114300" distR="114300" simplePos="0" relativeHeight="251734016" behindDoc="0" locked="0" layoutInCell="1" allowOverlap="1" wp14:anchorId="621F42C7" wp14:editId="2493B866">
            <wp:simplePos x="0" y="0"/>
            <wp:positionH relativeFrom="column">
              <wp:posOffset>-190500</wp:posOffset>
            </wp:positionH>
            <wp:positionV relativeFrom="paragraph">
              <wp:posOffset>116205</wp:posOffset>
            </wp:positionV>
            <wp:extent cx="3676650" cy="1193800"/>
            <wp:effectExtent l="0" t="0" r="0" b="635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05777" w14:textId="6E7B22DC" w:rsidR="004B2252" w:rsidRDefault="004B2252" w:rsidP="004B2252"/>
    <w:p w14:paraId="0BE1610B" w14:textId="320D1118" w:rsidR="004B2252" w:rsidRPr="004B2252" w:rsidRDefault="006E64AD" w:rsidP="004B2252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1B064C2" wp14:editId="378A2156">
                <wp:simplePos x="0" y="0"/>
                <wp:positionH relativeFrom="column">
                  <wp:posOffset>-63500</wp:posOffset>
                </wp:positionH>
                <wp:positionV relativeFrom="paragraph">
                  <wp:posOffset>73660</wp:posOffset>
                </wp:positionV>
                <wp:extent cx="2438400" cy="742950"/>
                <wp:effectExtent l="57150" t="19050" r="76200" b="952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7429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26353" w14:textId="2B5A3842" w:rsidR="00C906B5" w:rsidRPr="006E64AD" w:rsidRDefault="00C906B5" w:rsidP="004B225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6E64AD">
                              <w:rPr>
                                <w:color w:val="FFFFFF" w:themeColor="background1"/>
                                <w:sz w:val="18"/>
                                <w:szCs w:val="20"/>
                                <w:lang w:val="es-MX"/>
                              </w:rPr>
                              <w:t>En esta parte usted encontrara 3 de nuestros filtros, si desea ver los productos de mujer, haga clic en “mujer”, si es de los hombres “hombre” o consultar las mejores ofertas de cherry seleccione “ofertas</w:t>
                            </w:r>
                            <w:r w:rsidRPr="006E64AD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064C2" id="Rectángulo 54" o:spid="_x0000_s1038" style="position:absolute;margin-left:-5pt;margin-top:5.8pt;width:192pt;height:58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" fillcolor="black [3213]" strokecolor="white [3212]">
                <v:shadow on="t" color="black" opacity="22937f" origin=",.5" offset="0,.63889mm"/>
                <v:textbox>
                  <w:txbxContent>
                    <w:p w14:paraId="6A626353" w14:textId="2B5A3842" w:rsidR="00C906B5" w:rsidRPr="006E64AD" w:rsidRDefault="00C906B5" w:rsidP="004B225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</w:pPr>
                      <w:r w:rsidRPr="006E64AD">
                        <w:rPr>
                          <w:color w:val="FFFFFF" w:themeColor="background1"/>
                          <w:sz w:val="18"/>
                          <w:szCs w:val="20"/>
                          <w:lang w:val="es-MX"/>
                        </w:rPr>
                        <w:t>En esta parte usted encontrara 3 de nuestros filtros, si desea ver los productos de mujer, haga clic en “mujer”, si es de los hombres “hombre” o consultar las mejores ofertas de cherry seleccione “ofertas</w:t>
                      </w:r>
                      <w:r w:rsidRPr="006E64AD"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</w:p>
    <w:p w14:paraId="7269062A" w14:textId="5DD3A2E6" w:rsidR="009657BE" w:rsidRPr="00F45520" w:rsidRDefault="009657BE" w:rsidP="009657BE"/>
    <w:p w14:paraId="4AD44F7B" w14:textId="331FB95F" w:rsidR="009657BE" w:rsidRPr="00F45520" w:rsidRDefault="009657BE" w:rsidP="009657BE"/>
    <w:p w14:paraId="0AD1453F" w14:textId="005A77EA" w:rsidR="009657BE" w:rsidRPr="00F45520" w:rsidRDefault="009657BE" w:rsidP="009657BE"/>
    <w:p w14:paraId="056B3D73" w14:textId="6975EE0B" w:rsidR="009657BE" w:rsidRPr="00F45520" w:rsidRDefault="009657BE" w:rsidP="009657BE"/>
    <w:p w14:paraId="47632D9B" w14:textId="41CF5F4C" w:rsidR="006E64AD" w:rsidRDefault="006E64AD" w:rsidP="00754DA4">
      <w:pPr>
        <w:pStyle w:val="Ttulo3"/>
        <w:spacing w:before="0"/>
        <w:rPr>
          <w:sz w:val="22"/>
          <w:szCs w:val="22"/>
        </w:rPr>
      </w:pPr>
      <w:bookmarkStart w:id="125" w:name="_Toc240380935"/>
    </w:p>
    <w:p w14:paraId="6AE0B9FD" w14:textId="2AF0F10C" w:rsidR="006E64AD" w:rsidRDefault="006E64AD" w:rsidP="00754DA4">
      <w:pPr>
        <w:pStyle w:val="Ttulo3"/>
        <w:spacing w:before="0"/>
        <w:rPr>
          <w:sz w:val="22"/>
          <w:szCs w:val="22"/>
        </w:rPr>
      </w:pPr>
      <w:bookmarkStart w:id="126" w:name="_Toc240553760"/>
      <w:bookmarkStart w:id="127" w:name="_Toc241752707"/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E98F64" wp14:editId="00060CAA">
                <wp:simplePos x="0" y="0"/>
                <wp:positionH relativeFrom="column">
                  <wp:posOffset>3333750</wp:posOffset>
                </wp:positionH>
                <wp:positionV relativeFrom="paragraph">
                  <wp:posOffset>597535</wp:posOffset>
                </wp:positionV>
                <wp:extent cx="2197100" cy="501650"/>
                <wp:effectExtent l="57150" t="19050" r="69850" b="8890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5016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69E93" w14:textId="0E3FBE0E" w:rsidR="00C906B5" w:rsidRPr="006E64AD" w:rsidRDefault="00C906B5" w:rsidP="006E64A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20"/>
                                <w:lang w:val="es-MX"/>
                              </w:rPr>
                              <w:t>De igual forma en la parte superior de la página también encontrara las mismas categorías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98F64" id="Rectángulo 56" o:spid="_x0000_s1039" style="position:absolute;margin-left:262.5pt;margin-top:47.05pt;width:173pt;height:39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" fillcolor="black [3213]" strokecolor="white [3212]">
                <v:shadow on="t" color="black" opacity="22937f" origin=",.5" offset="0,.63889mm"/>
                <v:textbox>
                  <w:txbxContent>
                    <w:p w14:paraId="35369E93" w14:textId="0E3FBE0E" w:rsidR="00C906B5" w:rsidRPr="006E64AD" w:rsidRDefault="00C906B5" w:rsidP="006E64AD">
                      <w:pPr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20"/>
                          <w:lang w:val="es-MX"/>
                        </w:rPr>
                        <w:t>De igual forma en la parte superior de la página también encontrara las mismas categorías</w:t>
                      </w:r>
                    </w:p>
                  </w:txbxContent>
                </v:textbox>
              </v:rect>
            </w:pict>
          </mc:Fallback>
        </mc:AlternateContent>
      </w:r>
      <w:r w:rsidRPr="004B2252">
        <w:rPr>
          <w:noProof/>
        </w:rPr>
        <w:drawing>
          <wp:anchor distT="0" distB="0" distL="114300" distR="114300" simplePos="0" relativeHeight="251735040" behindDoc="0" locked="0" layoutInCell="1" allowOverlap="1" wp14:anchorId="65A87324" wp14:editId="2E913165">
            <wp:simplePos x="0" y="0"/>
            <wp:positionH relativeFrom="column">
              <wp:posOffset>-153670</wp:posOffset>
            </wp:positionH>
            <wp:positionV relativeFrom="paragraph">
              <wp:posOffset>289560</wp:posOffset>
            </wp:positionV>
            <wp:extent cx="5943600" cy="445135"/>
            <wp:effectExtent l="0" t="0" r="0" b="0"/>
            <wp:wrapSquare wrapText="bothSides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26"/>
      <w:bookmarkEnd w:id="127"/>
    </w:p>
    <w:p w14:paraId="2CEC09DA" w14:textId="21309E91" w:rsidR="006E64AD" w:rsidRPr="006E64AD" w:rsidRDefault="006E64AD" w:rsidP="006E64AD"/>
    <w:p w14:paraId="635E43C8" w14:textId="26C5E8BF" w:rsidR="006E64AD" w:rsidRDefault="006E64AD" w:rsidP="00754DA4">
      <w:pPr>
        <w:pStyle w:val="Ttulo3"/>
        <w:spacing w:before="0"/>
        <w:rPr>
          <w:sz w:val="22"/>
          <w:szCs w:val="22"/>
        </w:rPr>
      </w:pPr>
    </w:p>
    <w:p w14:paraId="2004EC22" w14:textId="54B495E4" w:rsidR="00754DA4" w:rsidRDefault="00754DA4" w:rsidP="00754DA4">
      <w:pPr>
        <w:pStyle w:val="Ttulo3"/>
        <w:spacing w:before="0"/>
        <w:rPr>
          <w:sz w:val="22"/>
          <w:szCs w:val="22"/>
        </w:rPr>
      </w:pPr>
      <w:bookmarkStart w:id="128" w:name="_Toc241752708"/>
      <w:r w:rsidRPr="00F45520">
        <w:rPr>
          <w:sz w:val="22"/>
          <w:szCs w:val="22"/>
        </w:rPr>
        <w:t xml:space="preserve">4.Proceso de </w:t>
      </w:r>
      <w:bookmarkEnd w:id="125"/>
      <w:r w:rsidR="006E64AD">
        <w:rPr>
          <w:sz w:val="22"/>
          <w:szCs w:val="22"/>
        </w:rPr>
        <w:t>Pedido</w:t>
      </w:r>
      <w:bookmarkEnd w:id="128"/>
      <w:r w:rsidR="006E64AD">
        <w:rPr>
          <w:sz w:val="22"/>
          <w:szCs w:val="22"/>
        </w:rPr>
        <w:t xml:space="preserve"> </w:t>
      </w:r>
    </w:p>
    <w:p w14:paraId="6939D699" w14:textId="0A0811CD" w:rsidR="006E64AD" w:rsidRPr="006E64AD" w:rsidRDefault="006E64AD" w:rsidP="006E64AD"/>
    <w:p w14:paraId="394A3B44" w14:textId="2DAC2A37" w:rsidR="006E64AD" w:rsidDel="009B6AAF" w:rsidRDefault="00754DA4" w:rsidP="00754DA4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del w:id="129" w:author="Angie Natalia Rivera Marroquin" w:date="2026-09-21T17:42:00Z"/>
        </w:rPr>
      </w:pPr>
      <w:r w:rsidRPr="00F45520">
        <w:t>Para realizar un pedido,</w:t>
      </w:r>
      <w:r w:rsidR="00C906B5">
        <w:t xml:space="preserve"> </w:t>
      </w:r>
      <w:r w:rsidR="006E64AD">
        <w:t>es necesario que inicie sesión</w:t>
      </w:r>
      <w:r w:rsidR="00C906B5">
        <w:t>, cuando realice esto</w:t>
      </w:r>
      <w:r w:rsidR="006E64AD">
        <w:t xml:space="preserve">, siga los pasos a </w:t>
      </w:r>
      <w:del w:id="130" w:author="ESTUDIANTE" w:date="2026-09-17T16:16:00Z">
        <w:r w:rsidR="006E64AD" w:rsidDel="00C71F44">
          <w:delText xml:space="preserve">continuación </w:delText>
        </w:r>
        <w:r w:rsidR="00C906B5" w:rsidDel="00C71F44">
          <w:delText>:</w:delText>
        </w:r>
      </w:del>
      <w:ins w:id="131" w:author="ESTUDIANTE" w:date="2026-09-17T16:16:00Z">
        <w:r w:rsidR="00C71F44">
          <w:t>continuación:</w:t>
        </w:r>
      </w:ins>
    </w:p>
    <w:p w14:paraId="56ABB608" w14:textId="1D1D9D0E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515A6B4" w14:textId="52318F48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C906B5">
        <w:rPr>
          <w:noProof/>
        </w:rPr>
        <w:drawing>
          <wp:anchor distT="0" distB="0" distL="114300" distR="114300" simplePos="0" relativeHeight="251739136" behindDoc="0" locked="0" layoutInCell="1" allowOverlap="1" wp14:anchorId="7E74AE9C" wp14:editId="22C5AC77">
            <wp:simplePos x="0" y="0"/>
            <wp:positionH relativeFrom="column">
              <wp:posOffset>-190195</wp:posOffset>
            </wp:positionH>
            <wp:positionV relativeFrom="paragraph">
              <wp:posOffset>230022</wp:posOffset>
            </wp:positionV>
            <wp:extent cx="3057952" cy="781159"/>
            <wp:effectExtent l="0" t="0" r="9525" b="0"/>
            <wp:wrapSquare wrapText="bothSides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1.Seleccione los productos que desea comprar y haga clic en agregar o comprar </w:t>
      </w:r>
    </w:p>
    <w:p w14:paraId="2EBB809B" w14:textId="77777777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6E62040E" w14:textId="7F46A0D1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FA39388" w14:textId="77777777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2202E068" w14:textId="72AA1A69" w:rsidR="00C906B5" w:rsidRDefault="009B6AAF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  <w:r w:rsidRPr="00C906B5">
        <w:rPr>
          <w:noProof/>
        </w:rPr>
        <w:drawing>
          <wp:anchor distT="0" distB="0" distL="114300" distR="114300" simplePos="0" relativeHeight="251740160" behindDoc="0" locked="0" layoutInCell="1" allowOverlap="1" wp14:anchorId="11164295" wp14:editId="5C31F653">
            <wp:simplePos x="0" y="0"/>
            <wp:positionH relativeFrom="leftMargin">
              <wp:align>right</wp:align>
            </wp:positionH>
            <wp:positionV relativeFrom="paragraph">
              <wp:posOffset>384810</wp:posOffset>
            </wp:positionV>
            <wp:extent cx="685800" cy="762000"/>
            <wp:effectExtent l="0" t="0" r="0" b="0"/>
            <wp:wrapSquare wrapText="bothSides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6B5">
        <w:t>2. Cuando agregue sus productos. Automáticamente deberá aparecer al costado derecho su carrito con el/los productos que agrego</w:t>
      </w:r>
    </w:p>
    <w:p w14:paraId="5253F033" w14:textId="0D9E7654" w:rsidR="00C906B5" w:rsidRDefault="00C133A3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778919" wp14:editId="4FD6CD10">
                <wp:simplePos x="0" y="0"/>
                <wp:positionH relativeFrom="column">
                  <wp:posOffset>2088947</wp:posOffset>
                </wp:positionH>
                <wp:positionV relativeFrom="paragraph">
                  <wp:posOffset>73279</wp:posOffset>
                </wp:positionV>
                <wp:extent cx="1397203" cy="1726388"/>
                <wp:effectExtent l="57150" t="19050" r="69850" b="10287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203" cy="172638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AF97C" w14:textId="1706DD87" w:rsidR="00C906B5" w:rsidRPr="006E64AD" w:rsidRDefault="00C133A3" w:rsidP="00C906B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20"/>
                                <w:lang w:val="es-MX"/>
                              </w:rPr>
                              <w:t>En el carrito, se podrá ver</w:t>
                            </w:r>
                            <w:ins w:id="132" w:author="Angie Natalia Rivera Marroquin" w:date="2026-09-21T17:47:00Z">
                              <w:r w:rsidR="009B6AAF">
                                <w:rPr>
                                  <w:color w:val="FFFFFF" w:themeColor="background1"/>
                                  <w:sz w:val="18"/>
                                  <w:szCs w:val="20"/>
                                  <w:lang w:val="es-MX"/>
                                </w:rPr>
                                <w:t>:</w:t>
                              </w:r>
                            </w:ins>
                            <w:del w:id="133" w:author="Angie Natalia Rivera Marroquin" w:date="2026-09-21T17:47:00Z">
                              <w:r w:rsidDel="009B6AAF">
                                <w:rPr>
                                  <w:color w:val="FFFFFF" w:themeColor="background1"/>
                                  <w:sz w:val="18"/>
                                  <w:szCs w:val="20"/>
                                  <w:lang w:val="es-MX"/>
                                </w:rPr>
                                <w:delText>,</w:delText>
                              </w:r>
                            </w:del>
                            <w:r>
                              <w:rPr>
                                <w:color w:val="FFFFFF" w:themeColor="background1"/>
                                <w:sz w:val="18"/>
                                <w:szCs w:val="20"/>
                                <w:lang w:val="es-MX"/>
                              </w:rPr>
                              <w:t xml:space="preserve"> la imagen, la talla si la selecciono, el precio y la cantidad, tenga en cuenta que cada vez que usted hace clic en un mismo producto se ira sumando a la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78919" id="Rectángulo 63" o:spid="_x0000_s1040" style="position:absolute;margin-left:164.5pt;margin-top:5.75pt;width:110pt;height:135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" fillcolor="black [3213]" strokecolor="white [3212]">
                <v:shadow on="t" color="black" opacity="22937f" origin=",.5" offset="0,.63889mm"/>
                <v:textbox>
                  <w:txbxContent>
                    <w:p w14:paraId="0F3AF97C" w14:textId="1706DD87" w:rsidR="00C906B5" w:rsidRPr="006E64AD" w:rsidRDefault="00C133A3" w:rsidP="00C906B5">
                      <w:pPr>
                        <w:rPr>
                          <w:color w:val="FFFFFF" w:themeColor="background1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20"/>
                          <w:lang w:val="es-MX"/>
                        </w:rPr>
                        <w:t>En el carrito, se podrá ver</w:t>
                      </w:r>
                      <w:ins w:id="134" w:author="Angie Natalia Rivera Marroquin" w:date="2026-09-21T17:47:00Z">
                        <w:r w:rsidR="009B6AAF">
                          <w:rPr>
                            <w:color w:val="FFFFFF" w:themeColor="background1"/>
                            <w:sz w:val="18"/>
                            <w:szCs w:val="20"/>
                            <w:lang w:val="es-MX"/>
                          </w:rPr>
                          <w:t>:</w:t>
                        </w:r>
                      </w:ins>
                      <w:del w:id="135" w:author="Angie Natalia Rivera Marroquin" w:date="2026-09-21T17:47:00Z">
                        <w:r w:rsidDel="009B6AAF">
                          <w:rPr>
                            <w:color w:val="FFFFFF" w:themeColor="background1"/>
                            <w:sz w:val="18"/>
                            <w:szCs w:val="20"/>
                            <w:lang w:val="es-MX"/>
                          </w:rPr>
                          <w:delText>,</w:delText>
                        </w:r>
                      </w:del>
                      <w:r>
                        <w:rPr>
                          <w:color w:val="FFFFFF" w:themeColor="background1"/>
                          <w:sz w:val="18"/>
                          <w:szCs w:val="20"/>
                          <w:lang w:val="es-MX"/>
                        </w:rPr>
                        <w:t xml:space="preserve"> la imagen, la talla si la selecciono, el precio y la cantidad, tenga en cuenta que cada vez que usted hace clic en un mismo producto se ira sumando a la cantidad</w:t>
                      </w:r>
                    </w:p>
                  </w:txbxContent>
                </v:textbox>
              </v:rect>
            </w:pict>
          </mc:Fallback>
        </mc:AlternateContent>
      </w:r>
      <w:r w:rsidR="00C906B5" w:rsidRPr="00C906B5">
        <w:rPr>
          <w:noProof/>
        </w:rPr>
        <w:drawing>
          <wp:anchor distT="0" distB="0" distL="114300" distR="114300" simplePos="0" relativeHeight="251741184" behindDoc="0" locked="0" layoutInCell="1" allowOverlap="1" wp14:anchorId="70452A1A" wp14:editId="280356F6">
            <wp:simplePos x="0" y="0"/>
            <wp:positionH relativeFrom="column">
              <wp:posOffset>139014</wp:posOffset>
            </wp:positionH>
            <wp:positionV relativeFrom="paragraph">
              <wp:posOffset>-106146</wp:posOffset>
            </wp:positionV>
            <wp:extent cx="1880006" cy="2145362"/>
            <wp:effectExtent l="0" t="0" r="6350" b="7620"/>
            <wp:wrapSquare wrapText="bothSides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16"/>
                    <a:stretch/>
                  </pic:blipFill>
                  <pic:spPr bwMode="auto">
                    <a:xfrm>
                      <a:off x="0" y="0"/>
                      <a:ext cx="1880006" cy="2145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402EE" w14:textId="52CB9840" w:rsidR="00C906B5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77E38F51" w14:textId="71D1F096" w:rsidR="00754DA4" w:rsidRPr="00F45520" w:rsidRDefault="00C906B5" w:rsidP="00754DA4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t xml:space="preserve"> </w:t>
      </w:r>
      <w:r w:rsidR="00754DA4" w:rsidRPr="00F45520">
        <w:t xml:space="preserve"> </w:t>
      </w:r>
    </w:p>
    <w:p w14:paraId="6FFE14C1" w14:textId="03C3C358" w:rsidR="00754DA4" w:rsidRDefault="00754DA4" w:rsidP="00754DA4">
      <w:pPr>
        <w:pBdr>
          <w:top w:val="nil"/>
          <w:left w:val="nil"/>
          <w:bottom w:val="nil"/>
          <w:right w:val="nil"/>
          <w:between w:val="nil"/>
        </w:pBdr>
        <w:rPr>
          <w:ins w:id="136" w:author="Angie Natalia Rivera Marroquin" w:date="2026-09-21T17:43:00Z"/>
        </w:rPr>
      </w:pPr>
    </w:p>
    <w:p w14:paraId="0829BDBF" w14:textId="4460F365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37" w:author="Angie Natalia Rivera Marroquin" w:date="2026-09-21T17:43:00Z"/>
        </w:rPr>
      </w:pPr>
    </w:p>
    <w:p w14:paraId="56664D92" w14:textId="7D88858D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38" w:author="Angie Natalia Rivera Marroquin" w:date="2026-09-21T17:43:00Z"/>
        </w:rPr>
      </w:pPr>
    </w:p>
    <w:p w14:paraId="6F4E6800" w14:textId="2DF8C86E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39" w:author="Angie Natalia Rivera Marroquin" w:date="2026-09-21T17:43:00Z"/>
        </w:rPr>
      </w:pPr>
    </w:p>
    <w:p w14:paraId="3C2DE453" w14:textId="7A44F0BB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40" w:author="Angie Natalia Rivera Marroquin" w:date="2026-09-21T17:43:00Z"/>
        </w:rPr>
      </w:pPr>
    </w:p>
    <w:p w14:paraId="71BF8901" w14:textId="7E3FB2F1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41" w:author="Angie Natalia Rivera Marroquin" w:date="2026-09-21T17:43:00Z"/>
        </w:rPr>
      </w:pPr>
    </w:p>
    <w:p w14:paraId="4D7FF49A" w14:textId="40D79B9A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42" w:author="Angie Natalia Rivera Marroquin" w:date="2026-09-21T17:43:00Z"/>
        </w:rPr>
      </w:pPr>
    </w:p>
    <w:p w14:paraId="2A792CC0" w14:textId="319C661C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43" w:author="Angie Natalia Rivera Marroquin" w:date="2026-09-21T17:43:00Z"/>
        </w:rPr>
      </w:pPr>
    </w:p>
    <w:p w14:paraId="49002717" w14:textId="429CCD12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44" w:author="Angie Natalia Rivera Marroquin" w:date="2026-09-21T17:48:00Z"/>
        </w:rPr>
      </w:pPr>
      <w:ins w:id="145" w:author="Angie Natalia Rivera Marroquin" w:date="2026-09-21T17:4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46304" behindDoc="0" locked="0" layoutInCell="1" allowOverlap="1" wp14:anchorId="27E9ADBF" wp14:editId="40F3D7F0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1651635</wp:posOffset>
                  </wp:positionV>
                  <wp:extent cx="1098550" cy="25400"/>
                  <wp:effectExtent l="38100" t="38100" r="63500" b="88900"/>
                  <wp:wrapNone/>
                  <wp:docPr id="5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098550" cy="25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E798E47" id="Conector recto 5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pt,130.05pt" to="145.5pt,1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" strokecolor="black [3200]" strokeweight="2pt">
                  <v:shadow on="t" color="black" opacity="24903f" origin=",.5" offset="0,.55556mm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45280" behindDoc="0" locked="0" layoutInCell="1" allowOverlap="1" wp14:anchorId="58662B92" wp14:editId="11BF9C20">
                  <wp:simplePos x="0" y="0"/>
                  <wp:positionH relativeFrom="column">
                    <wp:posOffset>2095500</wp:posOffset>
                  </wp:positionH>
                  <wp:positionV relativeFrom="paragraph">
                    <wp:posOffset>1188085</wp:posOffset>
                  </wp:positionV>
                  <wp:extent cx="1022350" cy="222250"/>
                  <wp:effectExtent l="57150" t="38100" r="44450" b="120650"/>
                  <wp:wrapNone/>
                  <wp:docPr id="3" name="Conector recto de flecha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1022350" cy="222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w14:anchorId="03389451" id="Conector recto de flecha 3" o:spid="_x0000_s1026" type="#_x0000_t32" style="position:absolute;margin-left:165pt;margin-top:93.55pt;width:80.5pt;height:17.5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" strokecolor="black [3200]" strokeweight="3pt">
                  <v:stroke endarrow="block"/>
                  <v:shadow on="t" color="black" opacity="22937f" origin=",.5" offset="0,.63889mm"/>
                </v:shape>
              </w:pict>
            </mc:Fallback>
          </mc:AlternateContent>
        </w:r>
      </w:ins>
      <w:ins w:id="146" w:author="Angie Natalia Rivera Marroquin" w:date="2026-09-21T17:45:00Z">
        <w:r w:rsidRPr="009B6AAF">
          <w:rPr>
            <w:noProof/>
          </w:rPr>
          <w:drawing>
            <wp:anchor distT="0" distB="0" distL="114300" distR="114300" simplePos="0" relativeHeight="251744256" behindDoc="0" locked="0" layoutInCell="1" allowOverlap="1" wp14:anchorId="0753FE9F" wp14:editId="3CF17AF5">
              <wp:simplePos x="0" y="0"/>
              <wp:positionH relativeFrom="column">
                <wp:posOffset>-247650</wp:posOffset>
              </wp:positionH>
              <wp:positionV relativeFrom="paragraph">
                <wp:posOffset>692785</wp:posOffset>
              </wp:positionV>
              <wp:extent cx="3048000" cy="1072515"/>
              <wp:effectExtent l="0" t="0" r="0" b="0"/>
              <wp:wrapSquare wrapText="bothSides"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10725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147" w:author="Angie Natalia Rivera Marroquin" w:date="2026-09-21T17:43:00Z">
        <w:r>
          <w:t>3.</w:t>
        </w:r>
      </w:ins>
      <w:ins w:id="148" w:author="Angie Natalia Rivera Marroquin" w:date="2026-09-21T17:44:00Z">
        <w:r>
          <w:t xml:space="preserve"> Cuando ya haya</w:t>
        </w:r>
      </w:ins>
      <w:ins w:id="149" w:author="Angie Natalia Rivera Marroquin" w:date="2026-09-21T17:45:00Z">
        <w:r>
          <w:t xml:space="preserve"> agregado todos sus productos se dirgue al final del carrito. Ahí le deberá aparecer </w:t>
        </w:r>
      </w:ins>
      <w:ins w:id="150" w:author="Angie Natalia Rivera Marroquin" w:date="2026-09-21T17:46:00Z">
        <w:r>
          <w:t>el total de su pedido y luego el botón de finalizar pedido</w:t>
        </w:r>
      </w:ins>
      <w:ins w:id="151" w:author="Angie Natalia Rivera Marroquin" w:date="2026-09-21T17:47:00Z">
        <w:r>
          <w:t xml:space="preserve">, por favor dele clic </w:t>
        </w:r>
      </w:ins>
      <w:ins w:id="152" w:author="Angie Natalia Rivera Marroquin" w:date="2026-09-21T17:48:00Z">
        <w:r>
          <w:t>en ese botón</w:t>
        </w:r>
      </w:ins>
    </w:p>
    <w:p w14:paraId="18E00019" w14:textId="54F8D887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3" w:author="Angie Natalia Rivera Marroquin" w:date="2026-09-21T17:48:00Z"/>
        </w:rPr>
      </w:pPr>
    </w:p>
    <w:p w14:paraId="4BB498E4" w14:textId="2A806A94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4" w:author="Angie Natalia Rivera Marroquin" w:date="2026-09-21T17:48:00Z"/>
        </w:rPr>
      </w:pPr>
    </w:p>
    <w:p w14:paraId="23015BDB" w14:textId="475B34EC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5" w:author="Angie Natalia Rivera Marroquin" w:date="2026-09-21T17:48:00Z"/>
        </w:rPr>
      </w:pPr>
    </w:p>
    <w:p w14:paraId="1FBFB5FC" w14:textId="584E38E9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6" w:author="Angie Natalia Rivera Marroquin" w:date="2026-09-21T17:48:00Z"/>
        </w:rPr>
      </w:pPr>
    </w:p>
    <w:p w14:paraId="7CAB9EE8" w14:textId="2604CC95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7" w:author="Angie Natalia Rivera Marroquin" w:date="2026-09-21T17:48:00Z"/>
        </w:rPr>
      </w:pPr>
    </w:p>
    <w:p w14:paraId="0A7B0E49" w14:textId="5ADB3E59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8" w:author="Angie Natalia Rivera Marroquin" w:date="2026-09-21T17:48:00Z"/>
        </w:rPr>
      </w:pPr>
    </w:p>
    <w:p w14:paraId="78AD774D" w14:textId="31C6B511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59" w:author="Angie Natalia Rivera Marroquin" w:date="2026-09-21T17:48:00Z"/>
        </w:rPr>
      </w:pPr>
    </w:p>
    <w:p w14:paraId="2F1D1CD3" w14:textId="34D2EB82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60" w:author="Angie Natalia Rivera Marroquin" w:date="2026-09-21T17:48:00Z"/>
        </w:rPr>
      </w:pPr>
    </w:p>
    <w:p w14:paraId="7419E1E2" w14:textId="1FFB831B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61" w:author="Angie Natalia Rivera Marroquin" w:date="2026-09-21T17:48:00Z"/>
        </w:rPr>
      </w:pPr>
    </w:p>
    <w:p w14:paraId="0EE15AC9" w14:textId="3F989FB4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62" w:author="Angie Natalia Rivera Marroquin" w:date="2026-09-21T17:49:00Z"/>
        </w:rPr>
      </w:pPr>
      <w:ins w:id="163" w:author="Angie Natalia Rivera Marroquin" w:date="2026-09-21T17:48:00Z">
        <w:r>
          <w:t xml:space="preserve">4. Cuando presione ese botón, lo llevara </w:t>
        </w:r>
      </w:ins>
      <w:ins w:id="164" w:author="Angie Natalia Rivera Marroquin" w:date="2026-09-21T17:52:00Z">
        <w:r w:rsidR="004B4D6E">
          <w:t>a la</w:t>
        </w:r>
      </w:ins>
      <w:ins w:id="165" w:author="Angie Natalia Rivera Marroquin" w:date="2026-09-21T17:48:00Z">
        <w:r>
          <w:t xml:space="preserve"> </w:t>
        </w:r>
      </w:ins>
      <w:ins w:id="166" w:author="Angie Natalia Rivera Marroquin" w:date="2026-09-21T17:52:00Z">
        <w:r w:rsidR="004B4D6E">
          <w:t>página</w:t>
        </w:r>
      </w:ins>
      <w:ins w:id="167" w:author="Angie Natalia Rivera Marroquin" w:date="2026-09-21T17:48:00Z">
        <w:r>
          <w:t xml:space="preserve"> de pagos</w:t>
        </w:r>
      </w:ins>
      <w:ins w:id="168" w:author="Angie Natalia Rivera Marroquin" w:date="2026-09-21T17:49:00Z">
        <w:r>
          <w:t xml:space="preserve">, aquí encontrara 3 secciones: </w:t>
        </w:r>
      </w:ins>
    </w:p>
    <w:p w14:paraId="23C003F3" w14:textId="6DDEE955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69" w:author="Angie Natalia Rivera Marroquin" w:date="2026-09-21T17:49:00Z"/>
        </w:rPr>
      </w:pPr>
    </w:p>
    <w:p w14:paraId="1BAA581E" w14:textId="5E6B1670" w:rsidR="009B6AAF" w:rsidRDefault="009B6AAF" w:rsidP="00754DA4">
      <w:pPr>
        <w:pBdr>
          <w:top w:val="nil"/>
          <w:left w:val="nil"/>
          <w:bottom w:val="nil"/>
          <w:right w:val="nil"/>
          <w:between w:val="nil"/>
        </w:pBdr>
        <w:rPr>
          <w:ins w:id="170" w:author="Angie Natalia Rivera Marroquin" w:date="2026-09-21T17:52:00Z"/>
        </w:rPr>
      </w:pPr>
      <w:ins w:id="171" w:author="Angie Natalia Rivera Marroquin" w:date="2026-09-21T17:49:00Z">
        <w:r>
          <w:t>Primera sección</w:t>
        </w:r>
      </w:ins>
      <w:ins w:id="172" w:author="Angie Natalia Rivera Marroquin" w:date="2026-09-21T17:50:00Z">
        <w:r>
          <w:t xml:space="preserve">: </w:t>
        </w:r>
      </w:ins>
      <w:ins w:id="173" w:author="Angie Natalia Rivera Marroquin" w:date="2026-09-21T17:52:00Z">
        <w:r>
          <w:t>Aparecerán</w:t>
        </w:r>
      </w:ins>
      <w:ins w:id="174" w:author="Angie Natalia Rivera Marroquin" w:date="2026-09-21T17:50:00Z">
        <w:r>
          <w:t xml:space="preserve"> sus datos de contacto, dirección y correo, en caso </w:t>
        </w:r>
      </w:ins>
      <w:ins w:id="175" w:author="Angie Natalia Rivera Marroquin" w:date="2026-09-21T17:52:00Z">
        <w:r>
          <w:t>de que haya espacios en blanco, es necesario que los complete</w:t>
        </w:r>
        <w:r w:rsidR="004B4D6E">
          <w:t xml:space="preserve"> todos para realizar el pedido, asi como en la imagen de referencia</w:t>
        </w:r>
      </w:ins>
    </w:p>
    <w:p w14:paraId="1CBCFD0D" w14:textId="77777777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176" w:author="Angie Natalia Rivera Marroquin" w:date="2026-09-21T17:58:00Z"/>
        </w:rPr>
      </w:pPr>
    </w:p>
    <w:p w14:paraId="3342B09F" w14:textId="05DC4E10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177" w:author="Angie Natalia Rivera Marroquin" w:date="2026-09-21T17:58:00Z"/>
        </w:rPr>
      </w:pPr>
      <w:ins w:id="178" w:author="Angie Natalia Rivera Marroquin" w:date="2026-09-21T17:58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56544" behindDoc="0" locked="0" layoutInCell="1" allowOverlap="1" wp14:anchorId="56655A53" wp14:editId="4205EB2E">
                  <wp:simplePos x="0" y="0"/>
                  <wp:positionH relativeFrom="margin">
                    <wp:posOffset>1397000</wp:posOffset>
                  </wp:positionH>
                  <wp:positionV relativeFrom="paragraph">
                    <wp:posOffset>1848485</wp:posOffset>
                  </wp:positionV>
                  <wp:extent cx="1384300" cy="215900"/>
                  <wp:effectExtent l="0" t="0" r="25400" b="12700"/>
                  <wp:wrapNone/>
                  <wp:docPr id="19" name="Rectángul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84300" cy="215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DBE6C2" w14:textId="49AA23FB" w:rsidR="004B4D6E" w:rsidRPr="004B4D6E" w:rsidRDefault="004B4D6E">
                              <w:pPr>
                                <w:rPr>
                                  <w:sz w:val="14"/>
                                  <w:rPrChange w:id="179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180" w:author="Angie Natalia Rivera Marroquin" w:date="2026-09-21T17:58:00Z">
                                <w:r>
                                  <w:rPr>
                                    <w:sz w:val="14"/>
                                  </w:rPr>
                                  <w:t>Correo con el cual se registro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6655A53" id="Rectángulo 19" o:spid="_x0000_s1041" style="position:absolute;margin-left:110pt;margin-top:145.55pt;width:109pt;height:17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" fillcolor="black [3200]" strokecolor="black [1600]" strokeweight="2pt">
                  <v:textbox>
                    <w:txbxContent>
                      <w:p w14:paraId="04DBE6C2" w14:textId="49AA23FB" w:rsidR="004B4D6E" w:rsidRPr="004B4D6E" w:rsidRDefault="004B4D6E">
                        <w:pPr>
                          <w:rPr>
                            <w:sz w:val="14"/>
                            <w:rPrChange w:id="181" w:author="Angie Natalia Rivera Marroquin" w:date="2026-09-21T17:53:00Z">
                              <w:rPr/>
                            </w:rPrChange>
                          </w:rPr>
                        </w:pPr>
                        <w:ins w:id="182" w:author="Angie Natalia Rivera Marroquin" w:date="2026-09-21T17:58:00Z">
                          <w:r>
                            <w:rPr>
                              <w:sz w:val="14"/>
                            </w:rPr>
                            <w:t>Correo con el cual se registro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183" w:author="Angie Natalia Rivera Marroquin" w:date="2026-09-21T17:5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54496" behindDoc="0" locked="0" layoutInCell="1" allowOverlap="1" wp14:anchorId="46B0A71F" wp14:editId="115AB034">
                  <wp:simplePos x="0" y="0"/>
                  <wp:positionH relativeFrom="margin">
                    <wp:posOffset>-228600</wp:posOffset>
                  </wp:positionH>
                  <wp:positionV relativeFrom="paragraph">
                    <wp:posOffset>1829435</wp:posOffset>
                  </wp:positionV>
                  <wp:extent cx="1384300" cy="215900"/>
                  <wp:effectExtent l="0" t="0" r="25400" b="12700"/>
                  <wp:wrapNone/>
                  <wp:docPr id="16" name="Rectángulo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384300" cy="215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AD417" w14:textId="3E948296" w:rsidR="004B4D6E" w:rsidRPr="004B4D6E" w:rsidRDefault="004B4D6E">
                              <w:pPr>
                                <w:rPr>
                                  <w:sz w:val="14"/>
                                  <w:rPrChange w:id="184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185" w:author="Angie Natalia Rivera Marroquin" w:date="2026-09-21T17:57:00Z">
                                <w:r>
                                  <w:rPr>
                                    <w:sz w:val="14"/>
                                  </w:rPr>
                                  <w:t>C</w:t>
                                </w:r>
                              </w:ins>
                              <w:ins w:id="186" w:author="Angie Natalia Rivera Marroquin" w:date="2026-09-21T17:58:00Z">
                                <w:r>
                                  <w:rPr>
                                    <w:sz w:val="14"/>
                                  </w:rPr>
                                  <w:t>elular de contacto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6B0A71F" id="Rectángulo 16" o:spid="_x0000_s1042" style="position:absolute;margin-left:-18pt;margin-top:144.05pt;width:109pt;height:17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" fillcolor="black [3200]" strokecolor="black [1600]" strokeweight="2pt">
                  <v:textbox>
                    <w:txbxContent>
                      <w:p w14:paraId="603AD417" w14:textId="3E948296" w:rsidR="004B4D6E" w:rsidRPr="004B4D6E" w:rsidRDefault="004B4D6E">
                        <w:pPr>
                          <w:rPr>
                            <w:sz w:val="14"/>
                            <w:rPrChange w:id="187" w:author="Angie Natalia Rivera Marroquin" w:date="2026-09-21T17:53:00Z">
                              <w:rPr/>
                            </w:rPrChange>
                          </w:rPr>
                        </w:pPr>
                        <w:ins w:id="188" w:author="Angie Natalia Rivera Marroquin" w:date="2026-09-21T17:57:00Z">
                          <w:r>
                            <w:rPr>
                              <w:sz w:val="14"/>
                            </w:rPr>
                            <w:t>C</w:t>
                          </w:r>
                        </w:ins>
                        <w:ins w:id="189" w:author="Angie Natalia Rivera Marroquin" w:date="2026-09-21T17:58:00Z">
                          <w:r>
                            <w:rPr>
                              <w:sz w:val="14"/>
                            </w:rPr>
                            <w:t>elular de contacto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190" w:author="Angie Natalia Rivera Marroquin" w:date="2026-09-21T17:56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52448" behindDoc="0" locked="0" layoutInCell="1" allowOverlap="1" wp14:anchorId="18059819" wp14:editId="5F26794E">
                  <wp:simplePos x="0" y="0"/>
                  <wp:positionH relativeFrom="margin">
                    <wp:posOffset>-323850</wp:posOffset>
                  </wp:positionH>
                  <wp:positionV relativeFrom="paragraph">
                    <wp:posOffset>1378585</wp:posOffset>
                  </wp:positionV>
                  <wp:extent cx="3644900" cy="266700"/>
                  <wp:effectExtent l="0" t="0" r="12700" b="19050"/>
                  <wp:wrapNone/>
                  <wp:docPr id="15" name="Rectángulo 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44900" cy="266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44B88C" w14:textId="64436F34" w:rsidR="004B4D6E" w:rsidRPr="004B4D6E" w:rsidRDefault="004B4D6E">
                              <w:pPr>
                                <w:rPr>
                                  <w:sz w:val="12"/>
                                  <w:rPrChange w:id="191" w:author="Angie Natalia Rivera Marroquin" w:date="2026-09-21T17:57:00Z">
                                    <w:rPr/>
                                  </w:rPrChange>
                                </w:rPr>
                              </w:pPr>
                              <w:ins w:id="192" w:author="Angie Natalia Rivera Marroquin" w:date="2026-09-21T17:56:00Z">
                                <w:r w:rsidRPr="004B4D6E">
                                  <w:rPr>
                                    <w:sz w:val="12"/>
                                    <w:rPrChange w:id="193" w:author="Angie Natalia Rivera Marroquin" w:date="2026-09-21T17:57:00Z">
                                      <w:rPr>
                                        <w:sz w:val="14"/>
                                      </w:rPr>
                                    </w:rPrChange>
                                  </w:rPr>
                                  <w:t xml:space="preserve">En este espacio debe digitar su dirección, </w:t>
                                </w:r>
                              </w:ins>
                              <w:ins w:id="194" w:author="Angie Natalia Rivera Marroquin" w:date="2026-09-21T17:57:00Z">
                                <w:r w:rsidRPr="004B4D6E">
                                  <w:rPr>
                                    <w:sz w:val="12"/>
                                    <w:rPrChange w:id="195" w:author="Angie Natalia Rivera Marroquin" w:date="2026-09-21T17:57:00Z">
                                      <w:rPr>
                                        <w:sz w:val="14"/>
                                      </w:rPr>
                                    </w:rPrChange>
                                  </w:rPr>
                                  <w:t>asegúrese</w:t>
                                </w:r>
                              </w:ins>
                              <w:ins w:id="196" w:author="Angie Natalia Rivera Marroquin" w:date="2026-09-21T17:56:00Z">
                                <w:r w:rsidRPr="004B4D6E">
                                  <w:rPr>
                                    <w:sz w:val="12"/>
                                    <w:rPrChange w:id="197" w:author="Angie Natalia Rivera Marroquin" w:date="2026-09-21T17:57:00Z">
                                      <w:rPr>
                                        <w:sz w:val="14"/>
                                      </w:rPr>
                                    </w:rPrChange>
                                  </w:rPr>
                                  <w:t xml:space="preserve"> este bien, a esta será donde se le </w:t>
                                </w:r>
                              </w:ins>
                              <w:ins w:id="198" w:author="Angie Natalia Rivera Marroquin" w:date="2026-09-21T17:57:00Z">
                                <w:r w:rsidRPr="004B4D6E">
                                  <w:rPr>
                                    <w:sz w:val="12"/>
                                    <w:rPrChange w:id="199" w:author="Angie Natalia Rivera Marroquin" w:date="2026-09-21T17:57:00Z">
                                      <w:rPr>
                                        <w:sz w:val="14"/>
                                      </w:rPr>
                                    </w:rPrChange>
                                  </w:rPr>
                                  <w:t>hará</w:t>
                                </w:r>
                              </w:ins>
                              <w:ins w:id="200" w:author="Angie Natalia Rivera Marroquin" w:date="2026-09-21T17:56:00Z">
                                <w:r w:rsidRPr="004B4D6E">
                                  <w:rPr>
                                    <w:sz w:val="12"/>
                                    <w:rPrChange w:id="201" w:author="Angie Natalia Rivera Marroquin" w:date="2026-09-21T17:57:00Z">
                                      <w:rPr>
                                        <w:sz w:val="14"/>
                                      </w:rPr>
                                    </w:rPrChange>
                                  </w:rPr>
                                  <w:t xml:space="preserve"> llegar su pedido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8059819" id="Rectángulo 15" o:spid="_x0000_s1043" style="position:absolute;margin-left:-25.5pt;margin-top:108.55pt;width:287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" fillcolor="black [3200]" strokecolor="black [1600]" strokeweight="2pt">
                  <v:textbox>
                    <w:txbxContent>
                      <w:p w14:paraId="7C44B88C" w14:textId="64436F34" w:rsidR="004B4D6E" w:rsidRPr="004B4D6E" w:rsidRDefault="004B4D6E">
                        <w:pPr>
                          <w:rPr>
                            <w:sz w:val="12"/>
                            <w:rPrChange w:id="202" w:author="Angie Natalia Rivera Marroquin" w:date="2026-09-21T17:57:00Z">
                              <w:rPr/>
                            </w:rPrChange>
                          </w:rPr>
                        </w:pPr>
                        <w:ins w:id="203" w:author="Angie Natalia Rivera Marroquin" w:date="2026-09-21T17:56:00Z">
                          <w:r w:rsidRPr="004B4D6E">
                            <w:rPr>
                              <w:sz w:val="12"/>
                              <w:rPrChange w:id="204" w:author="Angie Natalia Rivera Marroquin" w:date="2026-09-21T17:57:00Z">
                                <w:rPr>
                                  <w:sz w:val="14"/>
                                </w:rPr>
                              </w:rPrChange>
                            </w:rPr>
                            <w:t xml:space="preserve">En este espacio debe digitar su dirección, </w:t>
                          </w:r>
                        </w:ins>
                        <w:ins w:id="205" w:author="Angie Natalia Rivera Marroquin" w:date="2026-09-21T17:57:00Z">
                          <w:r w:rsidRPr="004B4D6E">
                            <w:rPr>
                              <w:sz w:val="12"/>
                              <w:rPrChange w:id="206" w:author="Angie Natalia Rivera Marroquin" w:date="2026-09-21T17:57:00Z">
                                <w:rPr>
                                  <w:sz w:val="14"/>
                                </w:rPr>
                              </w:rPrChange>
                            </w:rPr>
                            <w:t>asegúrese</w:t>
                          </w:r>
                        </w:ins>
                        <w:ins w:id="207" w:author="Angie Natalia Rivera Marroquin" w:date="2026-09-21T17:56:00Z">
                          <w:r w:rsidRPr="004B4D6E">
                            <w:rPr>
                              <w:sz w:val="12"/>
                              <w:rPrChange w:id="208" w:author="Angie Natalia Rivera Marroquin" w:date="2026-09-21T17:57:00Z">
                                <w:rPr>
                                  <w:sz w:val="14"/>
                                </w:rPr>
                              </w:rPrChange>
                            </w:rPr>
                            <w:t xml:space="preserve"> este bien, a esta será donde se le </w:t>
                          </w:r>
                        </w:ins>
                        <w:ins w:id="209" w:author="Angie Natalia Rivera Marroquin" w:date="2026-09-21T17:57:00Z">
                          <w:r w:rsidRPr="004B4D6E">
                            <w:rPr>
                              <w:sz w:val="12"/>
                              <w:rPrChange w:id="210" w:author="Angie Natalia Rivera Marroquin" w:date="2026-09-21T17:57:00Z">
                                <w:rPr>
                                  <w:sz w:val="14"/>
                                </w:rPr>
                              </w:rPrChange>
                            </w:rPr>
                            <w:t>hará</w:t>
                          </w:r>
                        </w:ins>
                        <w:ins w:id="211" w:author="Angie Natalia Rivera Marroquin" w:date="2026-09-21T17:56:00Z">
                          <w:r w:rsidRPr="004B4D6E">
                            <w:rPr>
                              <w:sz w:val="12"/>
                              <w:rPrChange w:id="212" w:author="Angie Natalia Rivera Marroquin" w:date="2026-09-21T17:57:00Z">
                                <w:rPr>
                                  <w:sz w:val="14"/>
                                </w:rPr>
                              </w:rPrChange>
                            </w:rPr>
                            <w:t xml:space="preserve"> llegar su pedido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213" w:author="Angie Natalia Rivera Marroquin" w:date="2026-09-21T17:52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48352" behindDoc="0" locked="0" layoutInCell="1" allowOverlap="1" wp14:anchorId="5E5942D0" wp14:editId="62088AF0">
                  <wp:simplePos x="0" y="0"/>
                  <wp:positionH relativeFrom="margin">
                    <wp:posOffset>-165100</wp:posOffset>
                  </wp:positionH>
                  <wp:positionV relativeFrom="paragraph">
                    <wp:posOffset>984885</wp:posOffset>
                  </wp:positionV>
                  <wp:extent cx="844550" cy="203200"/>
                  <wp:effectExtent l="0" t="0" r="12700" b="25400"/>
                  <wp:wrapNone/>
                  <wp:docPr id="10" name="Rectángulo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44550" cy="203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75C6B6" w14:textId="1D9DB48E" w:rsidR="004B4D6E" w:rsidRPr="004B4D6E" w:rsidRDefault="004B4D6E">
                              <w:pPr>
                                <w:jc w:val="center"/>
                                <w:rPr>
                                  <w:sz w:val="14"/>
                                  <w:rPrChange w:id="214" w:author="Angie Natalia Rivera Marroquin" w:date="2026-09-21T17:53:00Z">
                                    <w:rPr/>
                                  </w:rPrChange>
                                </w:rPr>
                                <w:pPrChange w:id="215" w:author="Angie Natalia Rivera Marroquin" w:date="2026-09-21T17:53:00Z">
                                  <w:pPr/>
                                </w:pPrChange>
                              </w:pPr>
                              <w:ins w:id="216" w:author="Angie Natalia Rivera Marroquin" w:date="2026-09-21T17:53:00Z">
                                <w:r w:rsidRPr="004B4D6E">
                                  <w:rPr>
                                    <w:sz w:val="14"/>
                                    <w:rPrChange w:id="217" w:author="Angie Natalia Rivera Marroquin" w:date="2026-09-21T17:53:00Z">
                                      <w:rPr/>
                                    </w:rPrChange>
                                  </w:rPr>
                                  <w:t>Su nombre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E5942D0" id="Rectángulo 10" o:spid="_x0000_s1044" style="position:absolute;margin-left:-13pt;margin-top:77.55pt;width:66.5pt;height:1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" fillcolor="black [3200]" strokecolor="black [1600]" strokeweight="2pt">
                  <v:textbox>
                    <w:txbxContent>
                      <w:p w14:paraId="0075C6B6" w14:textId="1D9DB48E" w:rsidR="004B4D6E" w:rsidRPr="004B4D6E" w:rsidRDefault="004B4D6E">
                        <w:pPr>
                          <w:jc w:val="center"/>
                          <w:rPr>
                            <w:sz w:val="14"/>
                            <w:rPrChange w:id="218" w:author="Angie Natalia Rivera Marroquin" w:date="2026-09-21T17:53:00Z">
                              <w:rPr/>
                            </w:rPrChange>
                          </w:rPr>
                          <w:pPrChange w:id="219" w:author="Angie Natalia Rivera Marroquin" w:date="2026-09-21T17:53:00Z">
                            <w:pPr/>
                          </w:pPrChange>
                        </w:pPr>
                        <w:ins w:id="220" w:author="Angie Natalia Rivera Marroquin" w:date="2026-09-21T17:53:00Z">
                          <w:r w:rsidRPr="004B4D6E">
                            <w:rPr>
                              <w:sz w:val="14"/>
                              <w:rPrChange w:id="221" w:author="Angie Natalia Rivera Marroquin" w:date="2026-09-21T17:53:00Z">
                                <w:rPr/>
                              </w:rPrChange>
                            </w:rPr>
                            <w:t>Su nombre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222" w:author="Angie Natalia Rivera Marroquin" w:date="2026-09-21T17:53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50400" behindDoc="0" locked="0" layoutInCell="1" allowOverlap="1" wp14:anchorId="5AA7AD6A" wp14:editId="7CC6FEB6">
                  <wp:simplePos x="0" y="0"/>
                  <wp:positionH relativeFrom="margin">
                    <wp:posOffset>1327150</wp:posOffset>
                  </wp:positionH>
                  <wp:positionV relativeFrom="paragraph">
                    <wp:posOffset>976630</wp:posOffset>
                  </wp:positionV>
                  <wp:extent cx="844550" cy="203200"/>
                  <wp:effectExtent l="0" t="0" r="12700" b="25400"/>
                  <wp:wrapNone/>
                  <wp:docPr id="11" name="Rectángulo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44550" cy="203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E17DC5" w14:textId="664414B0" w:rsidR="004B4D6E" w:rsidRPr="004B4D6E" w:rsidRDefault="004B4D6E">
                              <w:pPr>
                                <w:jc w:val="center"/>
                                <w:rPr>
                                  <w:sz w:val="14"/>
                                  <w:rPrChange w:id="223" w:author="Angie Natalia Rivera Marroquin" w:date="2026-09-21T17:53:00Z">
                                    <w:rPr/>
                                  </w:rPrChange>
                                </w:rPr>
                                <w:pPrChange w:id="224" w:author="Angie Natalia Rivera Marroquin" w:date="2026-09-21T17:53:00Z">
                                  <w:pPr/>
                                </w:pPrChange>
                              </w:pPr>
                              <w:ins w:id="225" w:author="Angie Natalia Rivera Marroquin" w:date="2026-09-21T17:53:00Z">
                                <w:r w:rsidRPr="004B4D6E">
                                  <w:rPr>
                                    <w:sz w:val="14"/>
                                    <w:rPrChange w:id="226" w:author="Angie Natalia Rivera Marroquin" w:date="2026-09-21T17:53:00Z">
                                      <w:rPr/>
                                    </w:rPrChange>
                                  </w:rPr>
                                  <w:t xml:space="preserve">Su </w:t>
                                </w:r>
                                <w:r>
                                  <w:rPr>
                                    <w:sz w:val="14"/>
                                  </w:rPr>
                                  <w:t>apellido</w:t>
                                </w:r>
                                <w:r w:rsidRPr="004B4D6E">
                                  <w:rPr>
                                    <w:noProof/>
                                    <w:sz w:val="14"/>
                                  </w:rPr>
                                  <w:drawing>
                                    <wp:inline distT="0" distB="0" distL="0" distR="0" wp14:anchorId="0648147A" wp14:editId="05BB52AB">
                                      <wp:extent cx="636270" cy="169672"/>
                                      <wp:effectExtent l="0" t="0" r="0" b="1905"/>
                                      <wp:docPr id="12" name="Imagen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6270" cy="16967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AA7AD6A" id="Rectángulo 11" o:spid="_x0000_s1045" style="position:absolute;margin-left:104.5pt;margin-top:76.9pt;width:66.5pt;height:16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" fillcolor="black [3200]" strokecolor="black [1600]" strokeweight="2pt">
                  <v:textbox>
                    <w:txbxContent>
                      <w:p w14:paraId="27E17DC5" w14:textId="664414B0" w:rsidR="004B4D6E" w:rsidRPr="004B4D6E" w:rsidRDefault="004B4D6E">
                        <w:pPr>
                          <w:jc w:val="center"/>
                          <w:rPr>
                            <w:sz w:val="14"/>
                            <w:rPrChange w:id="227" w:author="Angie Natalia Rivera Marroquin" w:date="2026-09-21T17:53:00Z">
                              <w:rPr/>
                            </w:rPrChange>
                          </w:rPr>
                          <w:pPrChange w:id="228" w:author="Angie Natalia Rivera Marroquin" w:date="2026-09-21T17:53:00Z">
                            <w:pPr/>
                          </w:pPrChange>
                        </w:pPr>
                        <w:ins w:id="229" w:author="Angie Natalia Rivera Marroquin" w:date="2026-09-21T17:53:00Z">
                          <w:r w:rsidRPr="004B4D6E">
                            <w:rPr>
                              <w:sz w:val="14"/>
                              <w:rPrChange w:id="230" w:author="Angie Natalia Rivera Marroquin" w:date="2026-09-21T17:53:00Z">
                                <w:rPr/>
                              </w:rPrChange>
                            </w:rPr>
                            <w:t xml:space="preserve">Su </w:t>
                          </w:r>
                          <w:r>
                            <w:rPr>
                              <w:sz w:val="14"/>
                            </w:rPr>
                            <w:t>apellido</w:t>
                          </w:r>
                          <w:r w:rsidRPr="004B4D6E">
                            <w:rPr>
                              <w:noProof/>
                              <w:sz w:val="14"/>
                            </w:rPr>
                            <w:drawing>
                              <wp:inline distT="0" distB="0" distL="0" distR="0" wp14:anchorId="0648147A" wp14:editId="05BB52AB">
                                <wp:extent cx="636270" cy="169672"/>
                                <wp:effectExtent l="0" t="0" r="0" b="1905"/>
                                <wp:docPr id="12" name="Imagen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6270" cy="1696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231" w:author="Angie Natalia Rivera Marroquin" w:date="2026-09-21T17:49:00Z">
        <w:r w:rsidRPr="009B6AAF">
          <w:rPr>
            <w:noProof/>
          </w:rPr>
          <w:drawing>
            <wp:anchor distT="0" distB="0" distL="114300" distR="114300" simplePos="0" relativeHeight="251747328" behindDoc="0" locked="0" layoutInCell="1" allowOverlap="1" wp14:anchorId="133D8A5C" wp14:editId="79269109">
              <wp:simplePos x="0" y="0"/>
              <wp:positionH relativeFrom="column">
                <wp:posOffset>-457200</wp:posOffset>
              </wp:positionH>
              <wp:positionV relativeFrom="paragraph">
                <wp:posOffset>216535</wp:posOffset>
              </wp:positionV>
              <wp:extent cx="3410585" cy="1949450"/>
              <wp:effectExtent l="0" t="0" r="0" b="0"/>
              <wp:wrapSquare wrapText="bothSides"/>
              <wp:docPr id="6" name="Imagen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0585" cy="1949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232" w:author="Angie Natalia Rivera Marroquin" w:date="2026-09-21T17:58:00Z">
        <w:r>
          <w:t xml:space="preserve">                                                                                           </w:t>
        </w:r>
      </w:ins>
    </w:p>
    <w:p w14:paraId="6FAB622C" w14:textId="1CE23230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3" w:author="Angie Natalia Rivera Marroquin" w:date="2026-09-21T17:58:00Z"/>
        </w:rPr>
      </w:pPr>
    </w:p>
    <w:p w14:paraId="2CAC2D30" w14:textId="644E446E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4" w:author="Angie Natalia Rivera Marroquin" w:date="2026-09-21T17:58:00Z"/>
        </w:rPr>
      </w:pPr>
    </w:p>
    <w:p w14:paraId="29A4206E" w14:textId="187CE817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5" w:author="Angie Natalia Rivera Marroquin" w:date="2026-09-21T17:58:00Z"/>
        </w:rPr>
      </w:pPr>
    </w:p>
    <w:p w14:paraId="0AE082D1" w14:textId="620731D6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6" w:author="Angie Natalia Rivera Marroquin" w:date="2026-09-21T17:58:00Z"/>
        </w:rPr>
      </w:pPr>
    </w:p>
    <w:p w14:paraId="490FDB7F" w14:textId="0064818A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7" w:author="Angie Natalia Rivera Marroquin" w:date="2026-09-21T17:58:00Z"/>
        </w:rPr>
      </w:pPr>
    </w:p>
    <w:p w14:paraId="2ACA3BEA" w14:textId="2B693D01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8" w:author="Angie Natalia Rivera Marroquin" w:date="2026-09-21T17:58:00Z"/>
        </w:rPr>
      </w:pPr>
    </w:p>
    <w:p w14:paraId="7F560BAD" w14:textId="230AF485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39" w:author="Angie Natalia Rivera Marroquin" w:date="2026-09-21T17:58:00Z"/>
        </w:rPr>
      </w:pPr>
    </w:p>
    <w:p w14:paraId="765351C7" w14:textId="757539B9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0" w:author="Angie Natalia Rivera Marroquin" w:date="2026-09-21T17:58:00Z"/>
        </w:rPr>
      </w:pPr>
    </w:p>
    <w:p w14:paraId="2D3466EB" w14:textId="4E5D10D3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1" w:author="Angie Natalia Rivera Marroquin" w:date="2026-09-21T17:58:00Z"/>
        </w:rPr>
      </w:pPr>
    </w:p>
    <w:p w14:paraId="635B451E" w14:textId="3F778144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2" w:author="Angie Natalia Rivera Marroquin" w:date="2026-09-21T17:58:00Z"/>
        </w:rPr>
      </w:pPr>
    </w:p>
    <w:p w14:paraId="66A6E0B9" w14:textId="2B07FCF0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3" w:author="Angie Natalia Rivera Marroquin" w:date="2026-09-21T17:58:00Z"/>
        </w:rPr>
      </w:pPr>
    </w:p>
    <w:p w14:paraId="6C7F53F5" w14:textId="6BC4D6DC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4" w:author="Angie Natalia Rivera Marroquin" w:date="2026-09-21T17:58:00Z"/>
        </w:rPr>
      </w:pPr>
    </w:p>
    <w:p w14:paraId="7973B5AC" w14:textId="670D7C25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5" w:author="Angie Natalia Rivera Marroquin" w:date="2026-09-21T17:58:00Z"/>
        </w:rPr>
      </w:pPr>
    </w:p>
    <w:p w14:paraId="0B60909B" w14:textId="129832C6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6" w:author="Angie Natalia Rivera Marroquin" w:date="2026-09-21T17:58:00Z"/>
        </w:rPr>
      </w:pPr>
    </w:p>
    <w:p w14:paraId="73E08CB3" w14:textId="0882A6C4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7" w:author="Angie Natalia Rivera Marroquin" w:date="2026-09-21T17:58:00Z"/>
        </w:rPr>
      </w:pPr>
    </w:p>
    <w:p w14:paraId="4579EE3E" w14:textId="318A6B27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48" w:author="Angie Natalia Rivera Marroquin" w:date="2026-09-21T18:00:00Z"/>
        </w:rPr>
      </w:pPr>
      <w:ins w:id="249" w:author="Angie Natalia Rivera Marroquin" w:date="2026-09-21T17:58:00Z">
        <w:r>
          <w:t>Segunda sección:</w:t>
        </w:r>
      </w:ins>
      <w:ins w:id="250" w:author="Angie Natalia Rivera Marroquin" w:date="2026-09-21T17:59:00Z">
        <w:r>
          <w:t xml:space="preserve"> El resumen de su pedido; nombre de</w:t>
        </w:r>
      </w:ins>
      <w:ins w:id="251" w:author="Angie Natalia Rivera Marroquin" w:date="2026-09-21T18:00:00Z">
        <w:r>
          <w:t xml:space="preserve"> la prenda, cantidad, talla, y precio,</w:t>
        </w:r>
      </w:ins>
    </w:p>
    <w:p w14:paraId="263D7F53" w14:textId="23C899D0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52" w:author="Angie Natalia Rivera Marroquin" w:date="2026-09-21T18:00:00Z"/>
        </w:rPr>
      </w:pPr>
      <w:ins w:id="253" w:author="Angie Natalia Rivera Marroquin" w:date="2026-09-21T18:00:00Z">
        <w:r>
          <w:t xml:space="preserve">Le aparecerá lo mismo con cada producto que agrego al carrito, al final </w:t>
        </w:r>
      </w:ins>
      <w:ins w:id="254" w:author="Angie Natalia Rivera Marroquin" w:date="2026-09-21T18:01:00Z">
        <w:r>
          <w:t>se muestra</w:t>
        </w:r>
      </w:ins>
      <w:ins w:id="255" w:author="Angie Natalia Rivera Marroquin" w:date="2026-09-21T18:00:00Z">
        <w:r>
          <w:t xml:space="preserve"> el total </w:t>
        </w:r>
      </w:ins>
      <w:ins w:id="256" w:author="Angie Natalia Rivera Marroquin" w:date="2026-09-21T18:01:00Z">
        <w:r>
          <w:t>del pedido y el envió(gratis)</w:t>
        </w:r>
      </w:ins>
    </w:p>
    <w:p w14:paraId="4F1C2226" w14:textId="02998B99" w:rsidR="004B4D6E" w:rsidRDefault="004B4D6E" w:rsidP="00754DA4">
      <w:pPr>
        <w:pBdr>
          <w:top w:val="nil"/>
          <w:left w:val="nil"/>
          <w:bottom w:val="nil"/>
          <w:right w:val="nil"/>
          <w:between w:val="nil"/>
        </w:pBdr>
        <w:rPr>
          <w:ins w:id="257" w:author="Angie Natalia Rivera Marroquin" w:date="2026-09-21T17:58:00Z"/>
        </w:rPr>
      </w:pPr>
    </w:p>
    <w:p w14:paraId="5E139074" w14:textId="1EB7C22A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58" w:author="Angie Natalia Rivera Marroquin" w:date="2026-09-21T18:11:00Z"/>
        </w:rPr>
      </w:pPr>
      <w:ins w:id="259" w:author="Angie Natalia Rivera Marroquin" w:date="2026-09-21T18:06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64736" behindDoc="0" locked="0" layoutInCell="1" allowOverlap="1" wp14:anchorId="4F253280" wp14:editId="1FDEC048">
                  <wp:simplePos x="0" y="0"/>
                  <wp:positionH relativeFrom="margin">
                    <wp:posOffset>3702050</wp:posOffset>
                  </wp:positionH>
                  <wp:positionV relativeFrom="paragraph">
                    <wp:posOffset>2170430</wp:posOffset>
                  </wp:positionV>
                  <wp:extent cx="1701800" cy="311150"/>
                  <wp:effectExtent l="0" t="0" r="12700" b="12700"/>
                  <wp:wrapNone/>
                  <wp:docPr id="48" name="Rectángulo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01800" cy="3111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DC76D4" w14:textId="23E20953" w:rsidR="003B2F6F" w:rsidRPr="004B4D6E" w:rsidRDefault="003B2F6F">
                              <w:pPr>
                                <w:rPr>
                                  <w:sz w:val="14"/>
                                  <w:rPrChange w:id="260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261" w:author="Angie Natalia Rivera Marroquin" w:date="2026-09-21T18:06:00Z">
                                <w:r>
                                  <w:rPr>
                                    <w:sz w:val="14"/>
                                  </w:rPr>
                                  <w:t>Este será el precio total de su carrito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253280" id="Rectángulo 48" o:spid="_x0000_s1046" style="position:absolute;margin-left:291.5pt;margin-top:170.9pt;width:134pt;height:24.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" fillcolor="black [3200]" strokecolor="black [1600]" strokeweight="2pt">
                  <v:textbox>
                    <w:txbxContent>
                      <w:p w14:paraId="43DC76D4" w14:textId="23E20953" w:rsidR="003B2F6F" w:rsidRPr="004B4D6E" w:rsidRDefault="003B2F6F">
                        <w:pPr>
                          <w:rPr>
                            <w:sz w:val="14"/>
                            <w:rPrChange w:id="262" w:author="Angie Natalia Rivera Marroquin" w:date="2026-09-21T17:53:00Z">
                              <w:rPr/>
                            </w:rPrChange>
                          </w:rPr>
                        </w:pPr>
                        <w:ins w:id="263" w:author="Angie Natalia Rivera Marroquin" w:date="2026-09-21T18:06:00Z">
                          <w:r>
                            <w:rPr>
                              <w:sz w:val="14"/>
                            </w:rPr>
                            <w:t>Este será el precio total de su carrito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264" w:author="Angie Natalia Rivera Marroquin" w:date="2026-09-21T18:0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66784" behindDoc="0" locked="0" layoutInCell="1" allowOverlap="1" wp14:anchorId="272DE4CE" wp14:editId="2B2CEEFE">
                  <wp:simplePos x="0" y="0"/>
                  <wp:positionH relativeFrom="column">
                    <wp:posOffset>2635250</wp:posOffset>
                  </wp:positionH>
                  <wp:positionV relativeFrom="paragraph">
                    <wp:posOffset>2355215</wp:posOffset>
                  </wp:positionV>
                  <wp:extent cx="996950" cy="63500"/>
                  <wp:effectExtent l="57150" t="57150" r="50800" b="127000"/>
                  <wp:wrapNone/>
                  <wp:docPr id="50" name="Conector recto de flecha 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996950" cy="63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A63115D" id="Conector recto de flecha 50" o:spid="_x0000_s1026" type="#_x0000_t32" style="position:absolute;margin-left:207.5pt;margin-top:185.45pt;width:78.5pt;height: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" strokecolor="black [3200]" strokeweight="3pt">
                  <v:stroke endarrow="block"/>
                  <v:shadow on="t" color="black" opacity="22937f" origin=",.5" offset="0,.63889mm"/>
                </v:shape>
              </w:pict>
            </mc:Fallback>
          </mc:AlternateContent>
        </w:r>
      </w:ins>
      <w:ins w:id="265" w:author="Angie Natalia Rivera Marroquin" w:date="2026-09-21T18:05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62688" behindDoc="0" locked="0" layoutInCell="1" allowOverlap="1" wp14:anchorId="4AE754F3" wp14:editId="769D2CEE">
                  <wp:simplePos x="0" y="0"/>
                  <wp:positionH relativeFrom="column">
                    <wp:posOffset>2146300</wp:posOffset>
                  </wp:positionH>
                  <wp:positionV relativeFrom="paragraph">
                    <wp:posOffset>506730</wp:posOffset>
                  </wp:positionV>
                  <wp:extent cx="717550" cy="1060450"/>
                  <wp:effectExtent l="38100" t="38100" r="82550" b="101600"/>
                  <wp:wrapNone/>
                  <wp:docPr id="45" name="Cerrar corchete 4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17550" cy="1060450"/>
                          </a:xfrm>
                          <a:prstGeom prst="rightBracke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1EBB56C"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Cerrar corchete 45" o:spid="_x0000_s1026" type="#_x0000_t86" style="position:absolute;margin-left:169pt;margin-top:39.9pt;width:56.5pt;height:83.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" adj="1218" strokecolor="black [3200]" strokeweight="2pt">
                  <v:shadow on="t" color="black" opacity="24903f" origin=",.5" offset="0,.55556mm"/>
                </v:shape>
              </w:pict>
            </mc:Fallback>
          </mc:AlternateContent>
        </w:r>
      </w:ins>
      <w:ins w:id="266" w:author="Angie Natalia Rivera Marroquin" w:date="2026-09-21T18:04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61664" behindDoc="0" locked="0" layoutInCell="1" allowOverlap="1" wp14:anchorId="6927B135" wp14:editId="16502231">
                  <wp:simplePos x="0" y="0"/>
                  <wp:positionH relativeFrom="column">
                    <wp:posOffset>2921000</wp:posOffset>
                  </wp:positionH>
                  <wp:positionV relativeFrom="paragraph">
                    <wp:posOffset>817880</wp:posOffset>
                  </wp:positionV>
                  <wp:extent cx="996950" cy="63500"/>
                  <wp:effectExtent l="57150" t="57150" r="50800" b="127000"/>
                  <wp:wrapNone/>
                  <wp:docPr id="42" name="Conector recto de flecha 4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996950" cy="63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56A9A57" id="Conector recto de flecha 42" o:spid="_x0000_s1026" type="#_x0000_t32" style="position:absolute;margin-left:230pt;margin-top:64.4pt;width:78.5pt;height: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" strokecolor="black [3200]" strokeweight="3pt">
                  <v:stroke endarrow="block"/>
                  <v:shadow on="t" color="black" opacity="22937f" origin=",.5" offset="0,.63889mm"/>
                </v:shape>
              </w:pict>
            </mc:Fallback>
          </mc:AlternateContent>
        </w:r>
      </w:ins>
      <w:ins w:id="267" w:author="Angie Natalia Rivera Marroquin" w:date="2026-09-21T18:02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59616" behindDoc="0" locked="0" layoutInCell="1" allowOverlap="1" wp14:anchorId="336B6CC5" wp14:editId="4407E106">
                  <wp:simplePos x="0" y="0"/>
                  <wp:positionH relativeFrom="margin">
                    <wp:posOffset>3975100</wp:posOffset>
                  </wp:positionH>
                  <wp:positionV relativeFrom="paragraph">
                    <wp:posOffset>519430</wp:posOffset>
                  </wp:positionV>
                  <wp:extent cx="2673350" cy="539750"/>
                  <wp:effectExtent l="0" t="0" r="12700" b="12700"/>
                  <wp:wrapNone/>
                  <wp:docPr id="26" name="Rectángulo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673350" cy="539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3CDD34" w14:textId="5B5AF7F0" w:rsidR="004B4D6E" w:rsidRPr="004B4D6E" w:rsidRDefault="004B4D6E">
                              <w:pPr>
                                <w:rPr>
                                  <w:sz w:val="14"/>
                                  <w:rPrChange w:id="268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269" w:author="Angie Natalia Rivera Marroquin" w:date="2026-09-21T18:02:00Z">
                                <w:r>
                                  <w:rPr>
                                    <w:sz w:val="14"/>
                                  </w:rPr>
                                  <w:t xml:space="preserve">En este </w:t>
                                </w:r>
                              </w:ins>
                              <w:ins w:id="270" w:author="Angie Natalia Rivera Marroquin" w:date="2026-09-21T18:03:00Z">
                                <w:r w:rsidR="003B2F6F">
                                  <w:rPr>
                                    <w:sz w:val="14"/>
                                  </w:rPr>
                                  <w:t>ejemplo</w:t>
                                </w:r>
                              </w:ins>
                              <w:ins w:id="271" w:author="Angie Natalia Rivera Marroquin" w:date="2026-09-21T18:02:00Z">
                                <w:r>
                                  <w:rPr>
                                    <w:sz w:val="14"/>
                                  </w:rPr>
                                  <w:t xml:space="preserve">   se observa lo que a usted </w:t>
                                </w:r>
                              </w:ins>
                              <w:ins w:id="272" w:author="Angie Natalia Rivera Marroquin" w:date="2026-09-21T18:03:00Z">
                                <w:r w:rsidR="003B2F6F">
                                  <w:rPr>
                                    <w:sz w:val="14"/>
                                  </w:rPr>
                                  <w:t>le aparecerá en el r</w:t>
                                </w:r>
                              </w:ins>
                              <w:ins w:id="273" w:author="Angie Natalia Rivera Marroquin" w:date="2026-09-21T18:04:00Z">
                                <w:r w:rsidR="003B2F6F">
                                  <w:rPr>
                                    <w:sz w:val="14"/>
                                  </w:rPr>
                                  <w:t>esumen, ES UN EJEMPLO, según su carrito le aparecerán los correspondientes productos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36B6CC5" id="Rectángulo 26" o:spid="_x0000_s1047" style="position:absolute;margin-left:313pt;margin-top:40.9pt;width:210.5pt;height:42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" fillcolor="black [3200]" strokecolor="black [1600]" strokeweight="2pt">
                  <v:textbox>
                    <w:txbxContent>
                      <w:p w14:paraId="573CDD34" w14:textId="5B5AF7F0" w:rsidR="004B4D6E" w:rsidRPr="004B4D6E" w:rsidRDefault="004B4D6E">
                        <w:pPr>
                          <w:rPr>
                            <w:sz w:val="14"/>
                            <w:rPrChange w:id="274" w:author="Angie Natalia Rivera Marroquin" w:date="2026-09-21T17:53:00Z">
                              <w:rPr/>
                            </w:rPrChange>
                          </w:rPr>
                        </w:pPr>
                        <w:ins w:id="275" w:author="Angie Natalia Rivera Marroquin" w:date="2026-09-21T18:02:00Z">
                          <w:r>
                            <w:rPr>
                              <w:sz w:val="14"/>
                            </w:rPr>
                            <w:t xml:space="preserve">En este </w:t>
                          </w:r>
                        </w:ins>
                        <w:ins w:id="276" w:author="Angie Natalia Rivera Marroquin" w:date="2026-09-21T18:03:00Z">
                          <w:r w:rsidR="003B2F6F">
                            <w:rPr>
                              <w:sz w:val="14"/>
                            </w:rPr>
                            <w:t>ejemplo</w:t>
                          </w:r>
                        </w:ins>
                        <w:ins w:id="277" w:author="Angie Natalia Rivera Marroquin" w:date="2026-09-21T18:02:00Z">
                          <w:r>
                            <w:rPr>
                              <w:sz w:val="14"/>
                            </w:rPr>
                            <w:t xml:space="preserve">   se observa lo que a usted </w:t>
                          </w:r>
                        </w:ins>
                        <w:ins w:id="278" w:author="Angie Natalia Rivera Marroquin" w:date="2026-09-21T18:03:00Z">
                          <w:r w:rsidR="003B2F6F">
                            <w:rPr>
                              <w:sz w:val="14"/>
                            </w:rPr>
                            <w:t>le aparecerá en el r</w:t>
                          </w:r>
                        </w:ins>
                        <w:ins w:id="279" w:author="Angie Natalia Rivera Marroquin" w:date="2026-09-21T18:04:00Z">
                          <w:r w:rsidR="003B2F6F">
                            <w:rPr>
                              <w:sz w:val="14"/>
                            </w:rPr>
                            <w:t>esumen, ES UN EJEMPLO, según su carrito le aparecerán los correspondientes productos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280" w:author="Angie Natalia Rivera Marroquin" w:date="2026-09-21T17:58:00Z">
        <w:r w:rsidR="004B4D6E" w:rsidRPr="004B4D6E">
          <w:rPr>
            <w:noProof/>
          </w:rPr>
          <w:drawing>
            <wp:anchor distT="0" distB="0" distL="114300" distR="114300" simplePos="0" relativeHeight="251757568" behindDoc="0" locked="0" layoutInCell="1" allowOverlap="1" wp14:anchorId="29C942F8" wp14:editId="2131461C">
              <wp:simplePos x="0" y="0"/>
              <wp:positionH relativeFrom="margin">
                <wp:posOffset>-469900</wp:posOffset>
              </wp:positionH>
              <wp:positionV relativeFrom="paragraph">
                <wp:posOffset>214630</wp:posOffset>
              </wp:positionV>
              <wp:extent cx="3168650" cy="2520315"/>
              <wp:effectExtent l="0" t="0" r="0" b="0"/>
              <wp:wrapSquare wrapText="bothSides"/>
              <wp:docPr id="22" name="Imagen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68650" cy="25203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AA087B9" w14:textId="68421056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1" w:author="Angie Natalia Rivera Marroquin" w:date="2026-09-21T18:11:00Z"/>
        </w:rPr>
      </w:pPr>
    </w:p>
    <w:p w14:paraId="4979B17F" w14:textId="5C9B3172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2" w:author="Angie Natalia Rivera Marroquin" w:date="2026-09-21T18:11:00Z"/>
        </w:rPr>
      </w:pPr>
    </w:p>
    <w:p w14:paraId="48C4DA39" w14:textId="42F4A78E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3" w:author="Angie Natalia Rivera Marroquin" w:date="2026-09-21T18:11:00Z"/>
        </w:rPr>
      </w:pPr>
    </w:p>
    <w:p w14:paraId="3ECCCD2D" w14:textId="51E801FA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4" w:author="Angie Natalia Rivera Marroquin" w:date="2026-09-21T18:11:00Z"/>
        </w:rPr>
      </w:pPr>
    </w:p>
    <w:p w14:paraId="4CA0AA5D" w14:textId="4AB483C2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5" w:author="Angie Natalia Rivera Marroquin" w:date="2026-09-21T18:11:00Z"/>
        </w:rPr>
      </w:pPr>
    </w:p>
    <w:p w14:paraId="0A2F7861" w14:textId="5A29DEFA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6" w:author="Angie Natalia Rivera Marroquin" w:date="2026-09-21T18:11:00Z"/>
        </w:rPr>
      </w:pPr>
    </w:p>
    <w:p w14:paraId="135C1070" w14:textId="4DEF5694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7" w:author="Angie Natalia Rivera Marroquin" w:date="2026-09-21T18:11:00Z"/>
        </w:rPr>
      </w:pPr>
    </w:p>
    <w:p w14:paraId="71D946F3" w14:textId="3783DAA7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8" w:author="Angie Natalia Rivera Marroquin" w:date="2026-09-21T18:11:00Z"/>
        </w:rPr>
      </w:pPr>
    </w:p>
    <w:p w14:paraId="5868149B" w14:textId="2BEB5347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89" w:author="Angie Natalia Rivera Marroquin" w:date="2026-09-21T18:11:00Z"/>
        </w:rPr>
      </w:pPr>
    </w:p>
    <w:p w14:paraId="7DE6A3E1" w14:textId="5F53ADEF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0" w:author="Angie Natalia Rivera Marroquin" w:date="2026-09-21T18:11:00Z"/>
        </w:rPr>
      </w:pPr>
    </w:p>
    <w:p w14:paraId="2795472A" w14:textId="6B7E77A2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1" w:author="Angie Natalia Rivera Marroquin" w:date="2026-09-21T18:11:00Z"/>
        </w:rPr>
      </w:pPr>
    </w:p>
    <w:p w14:paraId="08D57B45" w14:textId="00E6B9EC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2" w:author="Angie Natalia Rivera Marroquin" w:date="2026-09-21T18:11:00Z"/>
        </w:rPr>
      </w:pPr>
    </w:p>
    <w:p w14:paraId="2E773A86" w14:textId="2F0CEB77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3" w:author="Angie Natalia Rivera Marroquin" w:date="2026-09-21T18:11:00Z"/>
        </w:rPr>
      </w:pPr>
    </w:p>
    <w:p w14:paraId="1DB20FD5" w14:textId="5316272C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4" w:author="Angie Natalia Rivera Marroquin" w:date="2026-09-21T18:11:00Z"/>
        </w:rPr>
      </w:pPr>
    </w:p>
    <w:p w14:paraId="13E99B71" w14:textId="03FCEEC2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5" w:author="Angie Natalia Rivera Marroquin" w:date="2026-09-21T18:11:00Z"/>
        </w:rPr>
      </w:pPr>
    </w:p>
    <w:p w14:paraId="19603E81" w14:textId="167813F9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6" w:author="Angie Natalia Rivera Marroquin" w:date="2026-09-21T18:11:00Z"/>
        </w:rPr>
      </w:pPr>
    </w:p>
    <w:p w14:paraId="730CD3BB" w14:textId="4E23AE42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7" w:author="Angie Natalia Rivera Marroquin" w:date="2026-09-21T18:12:00Z"/>
        </w:rPr>
      </w:pPr>
    </w:p>
    <w:p w14:paraId="49E10799" w14:textId="0A279C45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8" w:author="Angie Natalia Rivera Marroquin" w:date="2026-09-21T18:12:00Z"/>
        </w:rPr>
      </w:pPr>
    </w:p>
    <w:p w14:paraId="22017C1C" w14:textId="2DB3E3CF" w:rsidR="003B2F6F" w:rsidRDefault="003B2F6F" w:rsidP="00754DA4">
      <w:pPr>
        <w:pBdr>
          <w:top w:val="nil"/>
          <w:left w:val="nil"/>
          <w:bottom w:val="nil"/>
          <w:right w:val="nil"/>
          <w:between w:val="nil"/>
        </w:pBdr>
        <w:rPr>
          <w:ins w:id="299" w:author="Angie Natalia Rivera Marroquin" w:date="2026-09-21T18:13:00Z"/>
        </w:rPr>
      </w:pPr>
      <w:ins w:id="300" w:author="Angie Natalia Rivera Marroquin" w:date="2026-09-21T18:12:00Z">
        <w:r>
          <w:t xml:space="preserve">Tercera sección: Los </w:t>
        </w:r>
      </w:ins>
      <w:ins w:id="301" w:author="Angie Natalia Rivera Marroquin" w:date="2026-09-21T18:13:00Z">
        <w:r w:rsidR="00390368">
          <w:t>diferentes métodos de pago y la confirmación del pago y pedido</w:t>
        </w:r>
      </w:ins>
    </w:p>
    <w:p w14:paraId="1E895B03" w14:textId="5CDA86EA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02" w:author="Angie Natalia Rivera Marroquin" w:date="2026-09-21T18:15:00Z"/>
        </w:rPr>
      </w:pPr>
      <w:ins w:id="303" w:author="Angie Natalia Rivera Marroquin" w:date="2026-09-21T18:13:00Z">
        <w:r>
          <w:t xml:space="preserve">En esta sección usted debe marcar la opción que </w:t>
        </w:r>
      </w:ins>
      <w:ins w:id="304" w:author="Angie Natalia Rivera Marroquin" w:date="2026-09-21T18:14:00Z">
        <w:r>
          <w:t>más</w:t>
        </w:r>
      </w:ins>
      <w:ins w:id="305" w:author="Angie Natalia Rivera Marroquin" w:date="2026-09-21T18:13:00Z">
        <w:r>
          <w:t xml:space="preserve"> le sea </w:t>
        </w:r>
      </w:ins>
      <w:ins w:id="306" w:author="Angie Natalia Rivera Marroquin" w:date="2026-09-21T18:14:00Z">
        <w:r>
          <w:t>cómoda</w:t>
        </w:r>
      </w:ins>
      <w:ins w:id="307" w:author="Angie Natalia Rivera Marroquin" w:date="2026-09-21T18:13:00Z">
        <w:r>
          <w:t xml:space="preserve"> </w:t>
        </w:r>
      </w:ins>
      <w:ins w:id="308" w:author="Angie Natalia Rivera Marroquin" w:date="2026-09-21T18:14:00Z">
        <w:r>
          <w:t>y se ajuste a su presupuesto</w:t>
        </w:r>
      </w:ins>
      <w:ins w:id="309" w:author="Angie Natalia Rivera Marroquin" w:date="2026-09-21T18:13:00Z">
        <w:r>
          <w:t xml:space="preserve"> </w:t>
        </w:r>
      </w:ins>
      <w:ins w:id="310" w:author="Angie Natalia Rivera Marroquin" w:date="2026-09-21T18:14:00Z">
        <w:r>
          <w:t>y necesidad</w:t>
        </w:r>
      </w:ins>
    </w:p>
    <w:p w14:paraId="62571E2B" w14:textId="432D3069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1" w:author="Angie Natalia Rivera Marroquin" w:date="2026-09-21T18:15:00Z"/>
        </w:rPr>
      </w:pPr>
    </w:p>
    <w:p w14:paraId="37A70F5A" w14:textId="46769F71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2" w:author="Angie Natalia Rivera Marroquin" w:date="2026-09-21T18:15:00Z"/>
        </w:rPr>
      </w:pPr>
      <w:ins w:id="313" w:author="Angie Natalia Rivera Marroquin" w:date="2026-09-21T18:12:00Z">
        <w:r w:rsidRPr="003B2F6F">
          <w:rPr>
            <w:noProof/>
          </w:rPr>
          <w:drawing>
            <wp:anchor distT="0" distB="0" distL="114300" distR="114300" simplePos="0" relativeHeight="251767808" behindDoc="0" locked="0" layoutInCell="1" allowOverlap="1" wp14:anchorId="2289BE04" wp14:editId="24266CB8">
              <wp:simplePos x="0" y="0"/>
              <wp:positionH relativeFrom="column">
                <wp:posOffset>285750</wp:posOffset>
              </wp:positionH>
              <wp:positionV relativeFrom="paragraph">
                <wp:posOffset>6350</wp:posOffset>
              </wp:positionV>
              <wp:extent cx="4653280" cy="1835150"/>
              <wp:effectExtent l="0" t="0" r="0" b="0"/>
              <wp:wrapSquare wrapText="bothSides"/>
              <wp:docPr id="51" name="Imagen 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53280" cy="1835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12C90012" w14:textId="441462D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4" w:author="Angie Natalia Rivera Marroquin" w:date="2026-09-21T18:15:00Z"/>
        </w:rPr>
      </w:pPr>
    </w:p>
    <w:p w14:paraId="5D21BE8E" w14:textId="04B93DE4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5" w:author="Angie Natalia Rivera Marroquin" w:date="2026-09-21T18:15:00Z"/>
        </w:rPr>
      </w:pPr>
    </w:p>
    <w:p w14:paraId="550D3129" w14:textId="7623DE9D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6" w:author="Angie Natalia Rivera Marroquin" w:date="2026-09-21T18:15:00Z"/>
        </w:rPr>
      </w:pPr>
    </w:p>
    <w:p w14:paraId="59201C61" w14:textId="3FED8C15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7" w:author="Angie Natalia Rivera Marroquin" w:date="2026-09-21T18:15:00Z"/>
        </w:rPr>
      </w:pPr>
    </w:p>
    <w:p w14:paraId="1723C91D" w14:textId="52E71BF3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8" w:author="Angie Natalia Rivera Marroquin" w:date="2026-09-21T18:15:00Z"/>
        </w:rPr>
      </w:pPr>
    </w:p>
    <w:p w14:paraId="07281EE2" w14:textId="18A708AA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19" w:author="Angie Natalia Rivera Marroquin" w:date="2026-09-21T18:15:00Z"/>
        </w:rPr>
      </w:pPr>
    </w:p>
    <w:p w14:paraId="04F9A644" w14:textId="786C3B04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0" w:author="Angie Natalia Rivera Marroquin" w:date="2026-09-21T18:15:00Z"/>
        </w:rPr>
      </w:pPr>
    </w:p>
    <w:p w14:paraId="6B21111F" w14:textId="6E9AB816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1" w:author="Angie Natalia Rivera Marroquin" w:date="2026-09-21T18:15:00Z"/>
        </w:rPr>
      </w:pPr>
    </w:p>
    <w:p w14:paraId="40951E80" w14:textId="33BFEDB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2" w:author="Angie Natalia Rivera Marroquin" w:date="2026-09-21T18:15:00Z"/>
        </w:rPr>
      </w:pPr>
    </w:p>
    <w:p w14:paraId="6510524F" w14:textId="49A36E75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3" w:author="Angie Natalia Rivera Marroquin" w:date="2026-09-21T18:16:00Z"/>
        </w:rPr>
      </w:pPr>
    </w:p>
    <w:p w14:paraId="367359AE" w14:textId="05906F55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4" w:author="Angie Natalia Rivera Marroquin" w:date="2026-09-21T18:16:00Z"/>
        </w:rPr>
      </w:pPr>
    </w:p>
    <w:p w14:paraId="110BD1AB" w14:textId="0D775308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5" w:author="Angie Natalia Rivera Marroquin" w:date="2026-09-21T18:16:00Z"/>
        </w:rPr>
      </w:pPr>
    </w:p>
    <w:p w14:paraId="35B91F71" w14:textId="19F7FB1C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6" w:author="Angie Natalia Rivera Marroquin" w:date="2026-09-21T18:16:00Z"/>
        </w:rPr>
      </w:pPr>
    </w:p>
    <w:p w14:paraId="59691878" w14:textId="2FDC8F62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7" w:author="Angie Natalia Rivera Marroquin" w:date="2026-09-21T18:16:00Z"/>
        </w:rPr>
      </w:pPr>
    </w:p>
    <w:p w14:paraId="3B7569A2" w14:textId="22624D2F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8" w:author="Angie Natalia Rivera Marroquin" w:date="2026-09-21T18:16:00Z"/>
        </w:rPr>
      </w:pPr>
    </w:p>
    <w:p w14:paraId="3037DC0B" w14:textId="6A014EE9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29" w:author="Angie Natalia Rivera Marroquin" w:date="2026-09-21T18:16:00Z"/>
        </w:rPr>
      </w:pPr>
    </w:p>
    <w:p w14:paraId="4F3D3455" w14:textId="7A0D8C19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0" w:author="Angie Natalia Rivera Marroquin" w:date="2026-09-21T18:16:00Z"/>
        </w:rPr>
      </w:pPr>
    </w:p>
    <w:p w14:paraId="74C49882" w14:textId="351BB621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1" w:author="Angie Natalia Rivera Marroquin" w:date="2026-09-21T18:16:00Z"/>
        </w:rPr>
      </w:pPr>
    </w:p>
    <w:p w14:paraId="0326D00E" w14:textId="0308682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2" w:author="Angie Natalia Rivera Marroquin" w:date="2026-09-21T18:16:00Z"/>
        </w:rPr>
      </w:pPr>
    </w:p>
    <w:p w14:paraId="74915DF0" w14:textId="07CDBDF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3" w:author="Angie Natalia Rivera Marroquin" w:date="2026-09-21T18:16:00Z"/>
        </w:rPr>
      </w:pPr>
    </w:p>
    <w:p w14:paraId="7AFE6434" w14:textId="0C57222B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4" w:author="Angie Natalia Rivera Marroquin" w:date="2026-09-21T18:16:00Z"/>
        </w:rPr>
      </w:pPr>
    </w:p>
    <w:p w14:paraId="05C68818" w14:textId="2C5FA43C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5" w:author="Angie Natalia Rivera Marroquin" w:date="2026-09-21T18:16:00Z"/>
        </w:rPr>
      </w:pPr>
    </w:p>
    <w:p w14:paraId="6C2C6F61" w14:textId="77777777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6" w:author="Angie Natalia Rivera Marroquin" w:date="2026-09-21T18:15:00Z"/>
        </w:rPr>
      </w:pPr>
    </w:p>
    <w:p w14:paraId="0C03684D" w14:textId="79C4FD81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7" w:author="Angie Natalia Rivera Marroquin" w:date="2026-09-21T18:15:00Z"/>
        </w:rPr>
      </w:pPr>
    </w:p>
    <w:p w14:paraId="153E4327" w14:textId="4BE5ECAA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38" w:author="Angie Natalia Rivera Marroquin" w:date="2026-09-21T18:15:00Z"/>
        </w:rPr>
      </w:pPr>
      <w:ins w:id="339" w:author="Angie Natalia Rivera Marroquin" w:date="2026-09-21T18:15:00Z">
        <w:r>
          <w:t xml:space="preserve">Una vez usted confirme su pedido, se le generara una factura </w:t>
        </w:r>
      </w:ins>
      <w:ins w:id="340" w:author="Angie Natalia Rivera Marroquin" w:date="2026-09-21T18:16:00Z">
        <w:r>
          <w:t xml:space="preserve">con sus datos y la </w:t>
        </w:r>
      </w:ins>
      <w:ins w:id="341" w:author="Angie Natalia Rivera Marroquin" w:date="2026-09-21T18:17:00Z">
        <w:r>
          <w:t xml:space="preserve">información de su pedido </w:t>
        </w:r>
      </w:ins>
      <w:ins w:id="342" w:author="Angie Natalia Rivera Marroquin" w:date="2026-09-21T18:15:00Z">
        <w:r>
          <w:t xml:space="preserve">que si </w:t>
        </w:r>
      </w:ins>
      <w:ins w:id="343" w:author="Angie Natalia Rivera Marroquin" w:date="2026-09-21T18:16:00Z">
        <w:r>
          <w:t xml:space="preserve">así </w:t>
        </w:r>
      </w:ins>
      <w:ins w:id="344" w:author="Angie Natalia Rivera Marroquin" w:date="2026-09-21T18:15:00Z">
        <w:r>
          <w:t>lo desea puede imprimir o descargar</w:t>
        </w:r>
      </w:ins>
    </w:p>
    <w:p w14:paraId="76BDDFC3" w14:textId="17C3DBB4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45" w:author="Angie Natalia Rivera Marroquin" w:date="2026-09-21T18:22:00Z"/>
        </w:rPr>
      </w:pPr>
      <w:ins w:id="346" w:author="Angie Natalia Rivera Marroquin" w:date="2026-09-21T18:20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74976" behindDoc="0" locked="0" layoutInCell="1" allowOverlap="1" wp14:anchorId="3D8E400B" wp14:editId="181819E8">
                  <wp:simplePos x="0" y="0"/>
                  <wp:positionH relativeFrom="margin">
                    <wp:posOffset>3003550</wp:posOffset>
                  </wp:positionH>
                  <wp:positionV relativeFrom="paragraph">
                    <wp:posOffset>1530985</wp:posOffset>
                  </wp:positionV>
                  <wp:extent cx="1460500" cy="1168400"/>
                  <wp:effectExtent l="0" t="0" r="25400" b="12700"/>
                  <wp:wrapNone/>
                  <wp:docPr id="65" name="Rectángulo 6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60500" cy="1168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89CCEE" w14:textId="3F5C3211" w:rsidR="00390368" w:rsidRPr="004B4D6E" w:rsidRDefault="00390368">
                              <w:pPr>
                                <w:rPr>
                                  <w:sz w:val="14"/>
                                  <w:rPrChange w:id="347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348" w:author="Angie Natalia Rivera Marroquin" w:date="2026-09-21T18:21:00Z">
                                <w:r>
                                  <w:rPr>
                                    <w:sz w:val="14"/>
                                  </w:rPr>
                                  <w:t>PRECIOS DE LOS PRODUCTOS Y TOTAL DEL CARRITO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D8E400B" id="Rectángulo 65" o:spid="_x0000_s1048" style="position:absolute;margin-left:236.5pt;margin-top:120.55pt;width:115pt;height:92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" fillcolor="black [3200]" strokecolor="black [1600]" strokeweight="2pt">
                  <v:textbox>
                    <w:txbxContent>
                      <w:p w14:paraId="4D89CCEE" w14:textId="3F5C3211" w:rsidR="00390368" w:rsidRPr="004B4D6E" w:rsidRDefault="00390368">
                        <w:pPr>
                          <w:rPr>
                            <w:sz w:val="14"/>
                            <w:rPrChange w:id="349" w:author="Angie Natalia Rivera Marroquin" w:date="2026-09-21T17:53:00Z">
                              <w:rPr/>
                            </w:rPrChange>
                          </w:rPr>
                        </w:pPr>
                        <w:ins w:id="350" w:author="Angie Natalia Rivera Marroquin" w:date="2026-09-21T18:21:00Z">
                          <w:r>
                            <w:rPr>
                              <w:sz w:val="14"/>
                            </w:rPr>
                            <w:t>PRECIOS DE LOS PRODUCTOS Y TOTAL DEL CARRITO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351" w:author="Angie Natalia Rivera Marroquin" w:date="2026-09-21T18:19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72928" behindDoc="0" locked="0" layoutInCell="1" allowOverlap="1" wp14:anchorId="73FF96BF" wp14:editId="58C8BC6F">
                  <wp:simplePos x="0" y="0"/>
                  <wp:positionH relativeFrom="margin">
                    <wp:posOffset>177800</wp:posOffset>
                  </wp:positionH>
                  <wp:positionV relativeFrom="paragraph">
                    <wp:posOffset>1556385</wp:posOffset>
                  </wp:positionV>
                  <wp:extent cx="1460500" cy="330200"/>
                  <wp:effectExtent l="0" t="0" r="25400" b="12700"/>
                  <wp:wrapNone/>
                  <wp:docPr id="60" name="Rectángulo 6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60500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8933D3" w14:textId="0EE162BC" w:rsidR="00390368" w:rsidRPr="004B4D6E" w:rsidRDefault="00390368">
                              <w:pPr>
                                <w:rPr>
                                  <w:sz w:val="14"/>
                                  <w:rPrChange w:id="352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353" w:author="Angie Natalia Rivera Marroquin" w:date="2026-09-21T18:19:00Z">
                                <w:r>
                                  <w:rPr>
                                    <w:sz w:val="14"/>
                                  </w:rPr>
                                  <w:t xml:space="preserve">Todos los productos que </w:t>
                                </w:r>
                              </w:ins>
                              <w:ins w:id="354" w:author="Angie Natalia Rivera Marroquin" w:date="2026-09-21T18:20:00Z">
                                <w:r>
                                  <w:rPr>
                                    <w:sz w:val="14"/>
                                  </w:rPr>
                                  <w:t>pidio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3FF96BF" id="Rectángulo 60" o:spid="_x0000_s1049" style="position:absolute;margin-left:14pt;margin-top:122.55pt;width:115pt;height:26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" fillcolor="black [3200]" strokecolor="black [1600]" strokeweight="2pt">
                  <v:textbox>
                    <w:txbxContent>
                      <w:p w14:paraId="0A8933D3" w14:textId="0EE162BC" w:rsidR="00390368" w:rsidRPr="004B4D6E" w:rsidRDefault="00390368">
                        <w:pPr>
                          <w:rPr>
                            <w:sz w:val="14"/>
                            <w:rPrChange w:id="355" w:author="Angie Natalia Rivera Marroquin" w:date="2026-09-21T17:53:00Z">
                              <w:rPr/>
                            </w:rPrChange>
                          </w:rPr>
                        </w:pPr>
                        <w:ins w:id="356" w:author="Angie Natalia Rivera Marroquin" w:date="2026-09-21T18:19:00Z">
                          <w:r>
                            <w:rPr>
                              <w:sz w:val="14"/>
                            </w:rPr>
                            <w:t xml:space="preserve">Todos los productos que </w:t>
                          </w:r>
                        </w:ins>
                        <w:ins w:id="357" w:author="Angie Natalia Rivera Marroquin" w:date="2026-09-21T18:20:00Z">
                          <w:r>
                            <w:rPr>
                              <w:sz w:val="14"/>
                            </w:rPr>
                            <w:t>pidio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  <w:ins w:id="358" w:author="Angie Natalia Rivera Marroquin" w:date="2026-09-21T18:22:00Z">
        <w:r>
          <w:t xml:space="preserve">                                                                                                      </w:t>
        </w:r>
      </w:ins>
    </w:p>
    <w:p w14:paraId="2A208276" w14:textId="6ED1249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59" w:author="Angie Natalia Rivera Marroquin" w:date="2026-09-21T18:22:00Z"/>
        </w:rPr>
      </w:pPr>
      <w:ins w:id="360" w:author="Angie Natalia Rivera Marroquin" w:date="2026-09-21T18:15:00Z">
        <w:r w:rsidRPr="00390368">
          <w:rPr>
            <w:noProof/>
          </w:rPr>
          <w:drawing>
            <wp:anchor distT="0" distB="0" distL="114300" distR="114300" simplePos="0" relativeHeight="251768832" behindDoc="0" locked="0" layoutInCell="1" allowOverlap="1" wp14:anchorId="32C1F2AB" wp14:editId="6876B3E3">
              <wp:simplePos x="0" y="0"/>
              <wp:positionH relativeFrom="margin">
                <wp:align>left</wp:align>
              </wp:positionH>
              <wp:positionV relativeFrom="paragraph">
                <wp:posOffset>11430</wp:posOffset>
              </wp:positionV>
              <wp:extent cx="3975100" cy="3022600"/>
              <wp:effectExtent l="0" t="0" r="6350" b="6350"/>
              <wp:wrapSquare wrapText="bothSides"/>
              <wp:docPr id="55" name="Imagen 5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75100" cy="3022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C93C696" w14:textId="1C3630F3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61" w:author="Angie Natalia Rivera Marroquin" w:date="2026-09-21T18:22:00Z"/>
        </w:rPr>
      </w:pPr>
    </w:p>
    <w:p w14:paraId="6600A68D" w14:textId="42026BFA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62" w:author="Angie Natalia Rivera Marroquin" w:date="2026-09-21T18:22:00Z"/>
        </w:rPr>
      </w:pPr>
    </w:p>
    <w:p w14:paraId="71F54037" w14:textId="68AD7B7C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63" w:author="Angie Natalia Rivera Marroquin" w:date="2026-09-21T18:22:00Z"/>
        </w:rPr>
      </w:pPr>
    </w:p>
    <w:p w14:paraId="6267277A" w14:textId="4FD05604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64" w:author="Angie Natalia Rivera Marroquin" w:date="2026-09-21T18:22:00Z"/>
        </w:rPr>
      </w:pPr>
      <w:ins w:id="365" w:author="Angie Natalia Rivera Marroquin" w:date="2026-09-21T18:1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70880" behindDoc="0" locked="0" layoutInCell="1" allowOverlap="1" wp14:anchorId="5140E897" wp14:editId="05428D74">
                  <wp:simplePos x="0" y="0"/>
                  <wp:positionH relativeFrom="margin">
                    <wp:posOffset>139700</wp:posOffset>
                  </wp:positionH>
                  <wp:positionV relativeFrom="paragraph">
                    <wp:posOffset>86360</wp:posOffset>
                  </wp:positionV>
                  <wp:extent cx="1460500" cy="330200"/>
                  <wp:effectExtent l="0" t="0" r="25400" b="12700"/>
                  <wp:wrapNone/>
                  <wp:docPr id="57" name="Rectángulo 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60500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8EBB24" w14:textId="0704091B" w:rsidR="00390368" w:rsidRPr="004B4D6E" w:rsidRDefault="00390368">
                              <w:pPr>
                                <w:rPr>
                                  <w:sz w:val="14"/>
                                  <w:rPrChange w:id="366" w:author="Angie Natalia Rivera Marroquin" w:date="2026-09-21T17:53:00Z">
                                    <w:rPr/>
                                  </w:rPrChange>
                                </w:rPr>
                              </w:pPr>
                              <w:ins w:id="367" w:author="Angie Natalia Rivera Marroquin" w:date="2026-09-21T18:17:00Z">
                                <w:r>
                                  <w:rPr>
                                    <w:sz w:val="14"/>
                                  </w:rPr>
                                  <w:t>Sus datos(Nombre, dirección, y correo)</w:t>
                                </w:r>
                              </w:ins>
                              <w:ins w:id="368" w:author="Angie Natalia Rivera Marroquin" w:date="2026-09-21T18:18:00Z">
                                <w:r w:rsidRPr="00390368">
                                  <w:rPr>
                                    <w:sz w:val="14"/>
                                  </w:rPr>
                                  <w:t xml:space="preserve"> 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140E897" id="Rectángulo 57" o:spid="_x0000_s1050" style="position:absolute;margin-left:11pt;margin-top:6.8pt;width:115pt;height:26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" fillcolor="black [3200]" strokecolor="black [1600]" strokeweight="2pt">
                  <v:textbox>
                    <w:txbxContent>
                      <w:p w14:paraId="288EBB24" w14:textId="0704091B" w:rsidR="00390368" w:rsidRPr="004B4D6E" w:rsidRDefault="00390368">
                        <w:pPr>
                          <w:rPr>
                            <w:sz w:val="14"/>
                            <w:rPrChange w:id="369" w:author="Angie Natalia Rivera Marroquin" w:date="2026-09-21T17:53:00Z">
                              <w:rPr/>
                            </w:rPrChange>
                          </w:rPr>
                        </w:pPr>
                        <w:ins w:id="370" w:author="Angie Natalia Rivera Marroquin" w:date="2026-09-21T18:17:00Z">
                          <w:r>
                            <w:rPr>
                              <w:sz w:val="14"/>
                            </w:rPr>
                            <w:t>Sus datos(Nombre, dirección, y correo)</w:t>
                          </w:r>
                        </w:ins>
                        <w:ins w:id="371" w:author="Angie Natalia Rivera Marroquin" w:date="2026-09-21T18:18:00Z">
                          <w:r w:rsidRPr="00390368">
                            <w:rPr>
                              <w:sz w:val="14"/>
                            </w:rPr>
                            <w:t xml:space="preserve"> </w:t>
                          </w:r>
                        </w:ins>
                      </w:p>
                    </w:txbxContent>
                  </v:textbox>
                  <w10:wrap anchorx="margin"/>
                </v:rect>
              </w:pict>
            </mc:Fallback>
          </mc:AlternateContent>
        </w:r>
      </w:ins>
    </w:p>
    <w:p w14:paraId="186D8D1D" w14:textId="3DCB42FD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2" w:author="Angie Natalia Rivera Marroquin" w:date="2026-09-21T18:22:00Z"/>
        </w:rPr>
      </w:pPr>
    </w:p>
    <w:p w14:paraId="39D5B941" w14:textId="5730C82E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3" w:author="Angie Natalia Rivera Marroquin" w:date="2026-09-21T18:22:00Z"/>
        </w:rPr>
      </w:pPr>
    </w:p>
    <w:p w14:paraId="057C7730" w14:textId="12F52430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4" w:author="Angie Natalia Rivera Marroquin" w:date="2026-09-21T18:22:00Z"/>
        </w:rPr>
      </w:pPr>
    </w:p>
    <w:p w14:paraId="6179FE4E" w14:textId="201DF15F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5" w:author="Angie Natalia Rivera Marroquin" w:date="2026-09-21T18:22:00Z"/>
        </w:rPr>
      </w:pPr>
    </w:p>
    <w:p w14:paraId="37C186BB" w14:textId="165A76C6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6" w:author="Angie Natalia Rivera Marroquin" w:date="2026-09-21T18:22:00Z"/>
        </w:rPr>
      </w:pPr>
    </w:p>
    <w:p w14:paraId="278B3E4E" w14:textId="23E20EE7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7" w:author="Angie Natalia Rivera Marroquin" w:date="2026-09-21T18:22:00Z"/>
        </w:rPr>
      </w:pPr>
    </w:p>
    <w:p w14:paraId="32628238" w14:textId="082A7111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8" w:author="Angie Natalia Rivera Marroquin" w:date="2026-09-21T18:22:00Z"/>
        </w:rPr>
      </w:pPr>
    </w:p>
    <w:p w14:paraId="5F406108" w14:textId="43D7512A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79" w:author="Angie Natalia Rivera Marroquin" w:date="2026-09-21T18:22:00Z"/>
        </w:rPr>
      </w:pPr>
    </w:p>
    <w:p w14:paraId="36518942" w14:textId="710B6A03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0" w:author="Angie Natalia Rivera Marroquin" w:date="2026-09-21T18:22:00Z"/>
        </w:rPr>
      </w:pPr>
    </w:p>
    <w:p w14:paraId="5DEEE867" w14:textId="3156A63D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1" w:author="Angie Natalia Rivera Marroquin" w:date="2026-09-21T18:22:00Z"/>
        </w:rPr>
      </w:pPr>
    </w:p>
    <w:p w14:paraId="64343E6F" w14:textId="434C2514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2" w:author="Angie Natalia Rivera Marroquin" w:date="2026-09-21T18:22:00Z"/>
        </w:rPr>
      </w:pPr>
    </w:p>
    <w:p w14:paraId="5B375AAA" w14:textId="759E02E5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3" w:author="Angie Natalia Rivera Marroquin" w:date="2026-09-21T18:22:00Z"/>
        </w:rPr>
      </w:pPr>
    </w:p>
    <w:p w14:paraId="49E214E9" w14:textId="01490318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4" w:author="Angie Natalia Rivera Marroquin" w:date="2026-09-21T18:22:00Z"/>
        </w:rPr>
      </w:pPr>
    </w:p>
    <w:p w14:paraId="69085807" w14:textId="0025FA1C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5" w:author="Angie Natalia Rivera Marroquin" w:date="2026-09-21T18:22:00Z"/>
        </w:rPr>
      </w:pPr>
    </w:p>
    <w:p w14:paraId="4BF8C2E3" w14:textId="21595995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6" w:author="Angie Natalia Rivera Marroquin" w:date="2026-09-21T18:22:00Z"/>
        </w:rPr>
      </w:pPr>
    </w:p>
    <w:p w14:paraId="7BCE6631" w14:textId="3833676D" w:rsidR="00390368" w:rsidRDefault="00390368" w:rsidP="00754DA4">
      <w:pPr>
        <w:pBdr>
          <w:top w:val="nil"/>
          <w:left w:val="nil"/>
          <w:bottom w:val="nil"/>
          <w:right w:val="nil"/>
          <w:between w:val="nil"/>
        </w:pBdr>
        <w:rPr>
          <w:ins w:id="387" w:author="Angie Natalia Rivera Marroquin" w:date="2026-09-21T18:22:00Z"/>
        </w:rPr>
      </w:pPr>
    </w:p>
    <w:p w14:paraId="2713A3BB" w14:textId="602659DD" w:rsidR="00390368" w:rsidRDefault="00DC3B5C" w:rsidP="00754DA4">
      <w:pPr>
        <w:pBdr>
          <w:top w:val="nil"/>
          <w:left w:val="nil"/>
          <w:bottom w:val="nil"/>
          <w:right w:val="nil"/>
          <w:between w:val="nil"/>
        </w:pBdr>
        <w:rPr>
          <w:ins w:id="388" w:author="Angie Natalia Rivera Marroquin" w:date="2026-09-21T18:59:00Z"/>
        </w:rPr>
      </w:pPr>
      <w:ins w:id="389" w:author="Angie Natalia Rivera Marroquin" w:date="2026-09-21T18:23:00Z">
        <w:r>
          <w:t xml:space="preserve">Y listo, con eso su pedido se </w:t>
        </w:r>
      </w:ins>
      <w:ins w:id="390" w:author="Angie Natalia Rivera Marroquin" w:date="2026-09-21T18:59:00Z">
        <w:r w:rsidR="005E6B40">
          <w:t>registrará</w:t>
        </w:r>
      </w:ins>
      <w:ins w:id="391" w:author="Angie Natalia Rivera Marroquin" w:date="2026-09-21T18:23:00Z">
        <w:r>
          <w:t xml:space="preserve"> en nuestra base de </w:t>
        </w:r>
      </w:ins>
      <w:ins w:id="392" w:author="Angie Natalia Rivera Marroquin" w:date="2026-09-21T18:59:00Z">
        <w:r w:rsidR="005E6B40">
          <w:t>datos</w:t>
        </w:r>
      </w:ins>
      <w:ins w:id="393" w:author="Angie Natalia Rivera Marroquin" w:date="2026-09-21T18:23:00Z">
        <w:r>
          <w:t xml:space="preserve"> y se le preparara</w:t>
        </w:r>
      </w:ins>
      <w:ins w:id="394" w:author="Angie Natalia Rivera Marroquin" w:date="2026-09-21T18:59:00Z">
        <w:r w:rsidR="005E6B40">
          <w:t xml:space="preserve"> su pedido</w:t>
        </w:r>
      </w:ins>
    </w:p>
    <w:p w14:paraId="71D36B4D" w14:textId="56C862BB" w:rsidR="005E6B40" w:rsidRDefault="005E6B40" w:rsidP="00754DA4">
      <w:pPr>
        <w:pBdr>
          <w:top w:val="nil"/>
          <w:left w:val="nil"/>
          <w:bottom w:val="nil"/>
          <w:right w:val="nil"/>
          <w:between w:val="nil"/>
        </w:pBdr>
        <w:rPr>
          <w:ins w:id="395" w:author="Angie Natalia Rivera Marroquin" w:date="2026-09-21T18:59:00Z"/>
        </w:rPr>
      </w:pPr>
    </w:p>
    <w:p w14:paraId="60808037" w14:textId="3CC3A77B" w:rsidR="005E6B40" w:rsidRDefault="005E6B40" w:rsidP="00754DA4">
      <w:pPr>
        <w:pBdr>
          <w:top w:val="nil"/>
          <w:left w:val="nil"/>
          <w:bottom w:val="nil"/>
          <w:right w:val="nil"/>
          <w:between w:val="nil"/>
        </w:pBdr>
        <w:rPr>
          <w:ins w:id="396" w:author="Angie Natalia Rivera Marroquin" w:date="2026-09-21T18:59:00Z"/>
        </w:rPr>
      </w:pPr>
    </w:p>
    <w:p w14:paraId="38FCE9EF" w14:textId="59A73DE7" w:rsidR="005E6B40" w:rsidRDefault="005E6B40" w:rsidP="00754DA4">
      <w:pPr>
        <w:pBdr>
          <w:top w:val="nil"/>
          <w:left w:val="nil"/>
          <w:bottom w:val="nil"/>
          <w:right w:val="nil"/>
          <w:between w:val="nil"/>
        </w:pBdr>
        <w:rPr>
          <w:ins w:id="397" w:author="Angie Natalia Rivera Marroquin" w:date="2026-09-21T18:59:00Z"/>
        </w:rPr>
      </w:pPr>
    </w:p>
    <w:p w14:paraId="7FFEBD14" w14:textId="77777777" w:rsidR="005E6B40" w:rsidRPr="00F45520" w:rsidRDefault="005E6B40" w:rsidP="00754DA4">
      <w:pPr>
        <w:pBdr>
          <w:top w:val="nil"/>
          <w:left w:val="nil"/>
          <w:bottom w:val="nil"/>
          <w:right w:val="nil"/>
          <w:between w:val="nil"/>
        </w:pBdr>
      </w:pPr>
    </w:p>
    <w:sectPr w:rsidR="005E6B40" w:rsidRPr="00F4552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98DB3C-9EA5-431A-A8B3-709BE383D56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246454-4E4B-4C37-9AA2-AFFBE241D62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832EA8E-49E8-4EB2-A541-717489346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456CBB-5737-4277-9466-048D07FB69E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5E50"/>
    <w:multiLevelType w:val="multilevel"/>
    <w:tmpl w:val="EC8413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6C7495"/>
    <w:multiLevelType w:val="hybridMultilevel"/>
    <w:tmpl w:val="7BF4B13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4C429C1"/>
    <w:multiLevelType w:val="hybridMultilevel"/>
    <w:tmpl w:val="259413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176F3"/>
    <w:multiLevelType w:val="multilevel"/>
    <w:tmpl w:val="32E84D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575545"/>
    <w:multiLevelType w:val="hybridMultilevel"/>
    <w:tmpl w:val="FF7CCE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F48B9"/>
    <w:multiLevelType w:val="hybridMultilevel"/>
    <w:tmpl w:val="459833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325BC"/>
    <w:multiLevelType w:val="hybridMultilevel"/>
    <w:tmpl w:val="D338CBA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STUDIANTE">
    <w15:presenceInfo w15:providerId="Windows Live" w15:userId="c781031ea0575204"/>
  </w15:person>
  <w15:person w15:author="Angie Natalia Rivera Marroquin">
    <w15:presenceInfo w15:providerId="Windows Live" w15:userId="c781031ea05752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trackRevisions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618"/>
    <w:rsid w:val="0001129E"/>
    <w:rsid w:val="000D7F18"/>
    <w:rsid w:val="002F7A1B"/>
    <w:rsid w:val="00390368"/>
    <w:rsid w:val="003B2F6F"/>
    <w:rsid w:val="00464F4B"/>
    <w:rsid w:val="004B2252"/>
    <w:rsid w:val="004B4D6E"/>
    <w:rsid w:val="004E4A56"/>
    <w:rsid w:val="00550F08"/>
    <w:rsid w:val="005528FC"/>
    <w:rsid w:val="005D2D3B"/>
    <w:rsid w:val="005E6B40"/>
    <w:rsid w:val="006E64AD"/>
    <w:rsid w:val="007164EF"/>
    <w:rsid w:val="00717618"/>
    <w:rsid w:val="00754DA4"/>
    <w:rsid w:val="00762C46"/>
    <w:rsid w:val="00843CB6"/>
    <w:rsid w:val="008A566B"/>
    <w:rsid w:val="009657BE"/>
    <w:rsid w:val="009B6AAF"/>
    <w:rsid w:val="00A54CD9"/>
    <w:rsid w:val="00AA012B"/>
    <w:rsid w:val="00AF19D1"/>
    <w:rsid w:val="00C133A3"/>
    <w:rsid w:val="00C50CF5"/>
    <w:rsid w:val="00C6446A"/>
    <w:rsid w:val="00C71F44"/>
    <w:rsid w:val="00C906B5"/>
    <w:rsid w:val="00CF3769"/>
    <w:rsid w:val="00DC3B5C"/>
    <w:rsid w:val="00DF5986"/>
    <w:rsid w:val="00DF6141"/>
    <w:rsid w:val="00EB0878"/>
    <w:rsid w:val="00EC58AE"/>
    <w:rsid w:val="00EE6E12"/>
    <w:rsid w:val="00EF4C3A"/>
    <w:rsid w:val="00F4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16599A"/>
  <w15:docId w15:val="{888107FE-1BE8-4AED-B235-DC1AB31D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AF19D1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19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9D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F19D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F19D1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AF19D1"/>
    <w:pPr>
      <w:spacing w:after="200"/>
    </w:pPr>
    <w:rPr>
      <w:i/>
      <w:iCs/>
      <w:color w:val="1F497D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54D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4DA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4DA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4D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4DA4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4D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4DA4"/>
    <w:rPr>
      <w:rFonts w:ascii="Segoe UI" w:hAnsi="Segoe UI" w:cs="Segoe UI"/>
      <w:sz w:val="18"/>
      <w:szCs w:val="18"/>
    </w:rPr>
  </w:style>
  <w:style w:type="character" w:styleId="nfasissutil">
    <w:name w:val="Subtle Emphasis"/>
    <w:basedOn w:val="Fuentedeprrafopredeter"/>
    <w:uiPriority w:val="19"/>
    <w:qFormat/>
    <w:rsid w:val="002F7A1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microsoft.com/office/2011/relationships/people" Target="peop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1CD05-AF8F-42EE-AE04-F51AD15C3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11</Pages>
  <Words>1046</Words>
  <Characters>5757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28</vt:i4>
      </vt:variant>
    </vt:vector>
  </HeadingPairs>
  <TitlesOfParts>
    <vt:vector size="29" baseType="lpstr">
      <vt:lpstr/>
      <vt:lpstr/>
      <vt:lpstr/>
      <vt:lpstr/>
      <vt:lpstr>/</vt:lpstr>
      <vt:lpstr>MANUAL DE USUARIO CHERRY</vt:lpstr>
      <vt:lpstr>    I. INTRODUCCIÓN</vt:lpstr>
      <vt:lpstr>        1. Objetivo</vt:lpstr>
      <vt:lpstr>    II. INGRESO A LA PLATAFORMA</vt:lpstr>
      <vt:lpstr>        1.REGISTRARSE E INICIO DE SESIÓN</vt:lpstr>
      <vt:lpstr>        2. GESTIÓN DE PERFIL </vt:lpstr>
      <vt:lpstr>        ///</vt:lpstr>
      <vt:lpstr>        </vt:lpstr>
      <vt:lpstr>        3. CATÁLOGO, FILTROS Y OPERACIONES BÁSICAS                                      </vt:lpstr>
      <vt:lpstr>        3.1. Página principal </vt:lpstr>
      <vt:lpstr>        </vt:lpstr>
      <vt:lpstr>        </vt:lpstr>
      <vt:lpstr>        </vt:lpstr>
      <vt:lpstr>        </vt:lpstr>
      <vt:lpstr>        </vt:lpstr>
      <vt:lpstr>        </vt:lpstr>
      <vt:lpstr>        3.1.2 Botón vista rapida</vt:lpstr>
      <vt:lpstr>        //</vt:lpstr>
      <vt:lpstr>        3.2. Catalogo </vt:lpstr>
      <vt:lpstr>        3.3. Filtros</vt:lpstr>
      <vt:lpstr>        </vt:lpstr>
      <vt:lpstr>        //</vt:lpstr>
      <vt:lpstr>        </vt:lpstr>
      <vt:lpstr>        4.Proceso de Pedido </vt:lpstr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2026-09-15T20:24:00Z</dcterms:created>
  <dcterms:modified xsi:type="dcterms:W3CDTF">2026-10-01T18:11:00Z</dcterms:modified>
</cp:coreProperties>
</file>